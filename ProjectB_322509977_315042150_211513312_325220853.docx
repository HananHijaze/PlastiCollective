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9F523" w14:textId="18E3AB0A" w:rsidR="00432B62" w:rsidRDefault="00641345" w:rsidP="00214A75">
      <w:r>
        <w:rPr>
          <w:noProof/>
        </w:rPr>
        <mc:AlternateContent>
          <mc:Choice Requires="wps">
            <w:drawing>
              <wp:anchor distT="0" distB="0" distL="114300" distR="114300" simplePos="0" relativeHeight="251657215" behindDoc="0" locked="0" layoutInCell="1" allowOverlap="1" wp14:anchorId="71256B48" wp14:editId="54B054BD">
                <wp:simplePos x="0" y="0"/>
                <wp:positionH relativeFrom="column">
                  <wp:posOffset>-1159778</wp:posOffset>
                </wp:positionH>
                <wp:positionV relativeFrom="paragraph">
                  <wp:posOffset>-964734</wp:posOffset>
                </wp:positionV>
                <wp:extent cx="7633982" cy="10813165"/>
                <wp:effectExtent l="0" t="0" r="24130" b="26670"/>
                <wp:wrapNone/>
                <wp:docPr id="5" name="מלבן 5"/>
                <wp:cNvGraphicFramePr/>
                <a:graphic xmlns:a="http://schemas.openxmlformats.org/drawingml/2006/main">
                  <a:graphicData uri="http://schemas.microsoft.com/office/word/2010/wordprocessingShape">
                    <wps:wsp>
                      <wps:cNvSpPr/>
                      <wps:spPr>
                        <a:xfrm>
                          <a:off x="0" y="0"/>
                          <a:ext cx="7633982" cy="10813165"/>
                        </a:xfrm>
                        <a:prstGeom prst="rect">
                          <a:avLst/>
                        </a:prstGeom>
                        <a:solidFill>
                          <a:schemeClr val="accent6">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1CE6935F" w14:textId="2DB32082" w:rsidR="00816B77" w:rsidRDefault="00816B77" w:rsidP="00816B77">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56B48" id="מלבן 5" o:spid="_x0000_s1026" style="position:absolute;left:0;text-align:left;margin-left:-91.3pt;margin-top:-75.95pt;width:601.1pt;height:851.4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" fillcolor="#375623 [1609]" strokecolor="black [1600]" strokeweight="1pt">
                <v:textbox>
                  <w:txbxContent>
                    <w:p w14:paraId="1CE6935F" w14:textId="2DB32082" w:rsidR="00816B77" w:rsidRDefault="00816B77" w:rsidP="00816B77">
                      <w:pPr>
                        <w:jc w:val="center"/>
                      </w:pPr>
                    </w:p>
                  </w:txbxContent>
                </v:textbox>
              </v:rect>
            </w:pict>
          </mc:Fallback>
        </mc:AlternateContent>
      </w:r>
      <w:r w:rsidR="00FD7B48">
        <w:rPr>
          <w:noProof/>
        </w:rPr>
        <w:drawing>
          <wp:anchor distT="0" distB="0" distL="114300" distR="114300" simplePos="0" relativeHeight="251658240" behindDoc="0" locked="0" layoutInCell="1" allowOverlap="1" wp14:anchorId="5334A699" wp14:editId="75C84FF0">
            <wp:simplePos x="0" y="0"/>
            <wp:positionH relativeFrom="margin">
              <wp:posOffset>492760</wp:posOffset>
            </wp:positionH>
            <wp:positionV relativeFrom="paragraph">
              <wp:posOffset>92075</wp:posOffset>
            </wp:positionV>
            <wp:extent cx="4378325" cy="316992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48" t="2711" r="1688" b="4176"/>
                    <a:stretch/>
                  </pic:blipFill>
                  <pic:spPr bwMode="auto">
                    <a:xfrm>
                      <a:off x="0" y="0"/>
                      <a:ext cx="4378325" cy="316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76F7">
        <w:rPr>
          <w:noProof/>
        </w:rPr>
        <mc:AlternateContent>
          <mc:Choice Requires="wps">
            <w:drawing>
              <wp:anchor distT="0" distB="0" distL="114300" distR="114300" simplePos="0" relativeHeight="251659264" behindDoc="0" locked="0" layoutInCell="1" allowOverlap="1" wp14:anchorId="0BF1B4C4" wp14:editId="2D06A2A8">
                <wp:simplePos x="0" y="0"/>
                <wp:positionH relativeFrom="margin">
                  <wp:align>right</wp:align>
                </wp:positionH>
                <wp:positionV relativeFrom="paragraph">
                  <wp:posOffset>4395260</wp:posOffset>
                </wp:positionV>
                <wp:extent cx="5259897" cy="2768367"/>
                <wp:effectExtent l="0" t="0" r="0" b="0"/>
                <wp:wrapNone/>
                <wp:docPr id="3" name="תיבת טקסט 3"/>
                <wp:cNvGraphicFramePr/>
                <a:graphic xmlns:a="http://schemas.openxmlformats.org/drawingml/2006/main">
                  <a:graphicData uri="http://schemas.microsoft.com/office/word/2010/wordprocessingShape">
                    <wps:wsp>
                      <wps:cNvSpPr txBox="1"/>
                      <wps:spPr>
                        <a:xfrm>
                          <a:off x="0" y="0"/>
                          <a:ext cx="5259897" cy="27683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7D3B1" w14:textId="7AB6732E" w:rsidR="00AC76F7" w:rsidRPr="00FD7B48" w:rsidRDefault="00AC76F7" w:rsidP="00641345">
                            <w:pPr>
                              <w:shd w:val="clear" w:color="auto" w:fill="93C24C"/>
                              <w:spacing w:line="276" w:lineRule="auto"/>
                              <w:rPr>
                                <w:rFonts w:ascii="Aharoni" w:hAnsi="Aharoni" w:cs="Aharoni"/>
                                <w:color w:val="385623" w:themeColor="accent6" w:themeShade="80"/>
                                <w:sz w:val="48"/>
                                <w:szCs w:val="48"/>
                                <w:rtl/>
                              </w:rPr>
                            </w:pPr>
                            <w:r w:rsidRPr="00FD7B48">
                              <w:rPr>
                                <w:rFonts w:ascii="Aharoni" w:hAnsi="Aharoni" w:cs="Aharoni"/>
                                <w:color w:val="385623" w:themeColor="accent6" w:themeShade="80"/>
                                <w:sz w:val="48"/>
                                <w:szCs w:val="48"/>
                                <w:rtl/>
                              </w:rPr>
                              <w:t>פרויקט חלק ב</w:t>
                            </w:r>
                            <w:r w:rsidRPr="00FD7B48">
                              <w:rPr>
                                <w:rFonts w:ascii="Aharoni" w:hAnsi="Aharoni" w:cs="Aharoni"/>
                                <w:color w:val="385623" w:themeColor="accent6" w:themeShade="80"/>
                                <w:sz w:val="48"/>
                                <w:szCs w:val="48"/>
                              </w:rPr>
                              <w:t>`</w:t>
                            </w:r>
                          </w:p>
                          <w:p w14:paraId="37B1417C" w14:textId="77777777" w:rsidR="00FD7B48" w:rsidRDefault="00FD7B48" w:rsidP="00641345">
                            <w:pPr>
                              <w:spacing w:line="240" w:lineRule="auto"/>
                              <w:rPr>
                                <w:rFonts w:ascii="Aharoni" w:hAnsi="Aharoni" w:cs="Aharoni"/>
                                <w:color w:val="FFFFFF" w:themeColor="background1"/>
                                <w:sz w:val="40"/>
                                <w:szCs w:val="40"/>
                                <w:rtl/>
                              </w:rPr>
                            </w:pPr>
                          </w:p>
                          <w:p w14:paraId="5387A9CC" w14:textId="4950B15E"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 xml:space="preserve">ת.ז : </w:t>
                            </w:r>
                            <w:bookmarkStart w:id="0" w:name="_Hlk124339063"/>
                            <w:r w:rsidRPr="00C863E4">
                              <w:rPr>
                                <w:rFonts w:ascii="Levenim MT" w:hAnsi="Levenim MT" w:cs="Levenim MT"/>
                                <w:color w:val="E2EFD9" w:themeColor="accent6" w:themeTint="33"/>
                                <w:sz w:val="36"/>
                                <w:szCs w:val="36"/>
                                <w:rtl/>
                              </w:rPr>
                              <w:t>322509977</w:t>
                            </w:r>
                            <w:bookmarkEnd w:id="0"/>
                          </w:p>
                          <w:p w14:paraId="481F7B0C" w14:textId="0D7ACB35"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ת.ז : 315042150</w:t>
                            </w:r>
                          </w:p>
                          <w:p w14:paraId="17E281E4" w14:textId="104D9B22"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 xml:space="preserve">ת.ז : </w:t>
                            </w:r>
                            <w:bookmarkStart w:id="1" w:name="_Hlk124339093"/>
                            <w:r w:rsidRPr="00C863E4">
                              <w:rPr>
                                <w:rFonts w:ascii="Levenim MT" w:hAnsi="Levenim MT" w:cs="Levenim MT"/>
                                <w:color w:val="E2EFD9" w:themeColor="accent6" w:themeTint="33"/>
                                <w:sz w:val="36"/>
                                <w:szCs w:val="36"/>
                                <w:rtl/>
                              </w:rPr>
                              <w:t>211513312</w:t>
                            </w:r>
                            <w:bookmarkEnd w:id="1"/>
                          </w:p>
                          <w:p w14:paraId="2DD4C83F" w14:textId="4153DCF6"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 xml:space="preserve">ת.ז : </w:t>
                            </w:r>
                            <w:bookmarkStart w:id="2" w:name="_Hlk124339104"/>
                            <w:r w:rsidRPr="00C863E4">
                              <w:rPr>
                                <w:rFonts w:ascii="Levenim MT" w:hAnsi="Levenim MT" w:cs="Levenim MT"/>
                                <w:color w:val="E2EFD9" w:themeColor="accent6" w:themeTint="33"/>
                                <w:sz w:val="36"/>
                                <w:szCs w:val="36"/>
                                <w:rtl/>
                              </w:rPr>
                              <w:t>32522</w:t>
                            </w:r>
                            <w:r w:rsidR="00FD7B48" w:rsidRPr="00C863E4">
                              <w:rPr>
                                <w:rFonts w:ascii="Levenim MT" w:hAnsi="Levenim MT" w:cs="Levenim MT"/>
                                <w:color w:val="E2EFD9" w:themeColor="accent6" w:themeTint="33"/>
                                <w:sz w:val="36"/>
                                <w:szCs w:val="36"/>
                                <w:rtl/>
                              </w:rPr>
                              <w:t>0853</w:t>
                            </w:r>
                            <w:bookmarkEnd w:id="2"/>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1B4C4" id="_x0000_t202" coordsize="21600,21600" o:spt="202" path="m,l,21600r21600,l21600,xe">
                <v:stroke joinstyle="miter"/>
                <v:path gradientshapeok="t" o:connecttype="rect"/>
              </v:shapetype>
              <v:shape id="תיבת טקסט 3" o:spid="_x0000_s1027" type="#_x0000_t202" style="position:absolute;left:0;text-align:left;margin-left:362.95pt;margin-top:346.1pt;width:414.15pt;height:21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" filled="f" stroked="f">
                <v:textbox>
                  <w:txbxContent>
                    <w:p w14:paraId="3697D3B1" w14:textId="7AB6732E" w:rsidR="00AC76F7" w:rsidRPr="00FD7B48" w:rsidRDefault="00AC76F7" w:rsidP="00641345">
                      <w:pPr>
                        <w:shd w:val="clear" w:color="auto" w:fill="93C24C"/>
                        <w:spacing w:line="276" w:lineRule="auto"/>
                        <w:rPr>
                          <w:rFonts w:ascii="Aharoni" w:hAnsi="Aharoni" w:cs="Aharoni"/>
                          <w:color w:val="385623" w:themeColor="accent6" w:themeShade="80"/>
                          <w:sz w:val="48"/>
                          <w:szCs w:val="48"/>
                          <w:rtl/>
                        </w:rPr>
                      </w:pPr>
                      <w:r w:rsidRPr="00FD7B48">
                        <w:rPr>
                          <w:rFonts w:ascii="Aharoni" w:hAnsi="Aharoni" w:cs="Aharoni"/>
                          <w:color w:val="385623" w:themeColor="accent6" w:themeShade="80"/>
                          <w:sz w:val="48"/>
                          <w:szCs w:val="48"/>
                          <w:rtl/>
                        </w:rPr>
                        <w:t>פרויקט חלק ב</w:t>
                      </w:r>
                      <w:r w:rsidRPr="00FD7B48">
                        <w:rPr>
                          <w:rFonts w:ascii="Aharoni" w:hAnsi="Aharoni" w:cs="Aharoni"/>
                          <w:color w:val="385623" w:themeColor="accent6" w:themeShade="80"/>
                          <w:sz w:val="48"/>
                          <w:szCs w:val="48"/>
                        </w:rPr>
                        <w:t>`</w:t>
                      </w:r>
                    </w:p>
                    <w:p w14:paraId="37B1417C" w14:textId="77777777" w:rsidR="00FD7B48" w:rsidRDefault="00FD7B48" w:rsidP="00641345">
                      <w:pPr>
                        <w:spacing w:line="240" w:lineRule="auto"/>
                        <w:rPr>
                          <w:rFonts w:ascii="Aharoni" w:hAnsi="Aharoni" w:cs="Aharoni"/>
                          <w:color w:val="FFFFFF" w:themeColor="background1"/>
                          <w:sz w:val="40"/>
                          <w:szCs w:val="40"/>
                          <w:rtl/>
                        </w:rPr>
                      </w:pPr>
                    </w:p>
                    <w:p w14:paraId="5387A9CC" w14:textId="4950B15E"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 xml:space="preserve">ת.ז : </w:t>
                      </w:r>
                      <w:bookmarkStart w:id="3" w:name="_Hlk124339063"/>
                      <w:r w:rsidRPr="00C863E4">
                        <w:rPr>
                          <w:rFonts w:ascii="Levenim MT" w:hAnsi="Levenim MT" w:cs="Levenim MT"/>
                          <w:color w:val="E2EFD9" w:themeColor="accent6" w:themeTint="33"/>
                          <w:sz w:val="36"/>
                          <w:szCs w:val="36"/>
                          <w:rtl/>
                        </w:rPr>
                        <w:t>322509977</w:t>
                      </w:r>
                      <w:bookmarkEnd w:id="3"/>
                    </w:p>
                    <w:p w14:paraId="481F7B0C" w14:textId="0D7ACB35"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ת.ז : 315042150</w:t>
                      </w:r>
                    </w:p>
                    <w:p w14:paraId="17E281E4" w14:textId="104D9B22"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 xml:space="preserve">ת.ז : </w:t>
                      </w:r>
                      <w:bookmarkStart w:id="4" w:name="_Hlk124339093"/>
                      <w:r w:rsidRPr="00C863E4">
                        <w:rPr>
                          <w:rFonts w:ascii="Levenim MT" w:hAnsi="Levenim MT" w:cs="Levenim MT"/>
                          <w:color w:val="E2EFD9" w:themeColor="accent6" w:themeTint="33"/>
                          <w:sz w:val="36"/>
                          <w:szCs w:val="36"/>
                          <w:rtl/>
                        </w:rPr>
                        <w:t>211513312</w:t>
                      </w:r>
                      <w:bookmarkEnd w:id="4"/>
                    </w:p>
                    <w:p w14:paraId="2DD4C83F" w14:textId="4153DCF6" w:rsidR="00AC76F7" w:rsidRPr="00C863E4" w:rsidRDefault="00AC76F7">
                      <w:pPr>
                        <w:rPr>
                          <w:rFonts w:ascii="Levenim MT" w:hAnsi="Levenim MT" w:cs="Levenim MT"/>
                          <w:color w:val="E2EFD9" w:themeColor="accent6" w:themeTint="33"/>
                          <w:sz w:val="36"/>
                          <w:szCs w:val="36"/>
                          <w:rtl/>
                        </w:rPr>
                      </w:pPr>
                      <w:r w:rsidRPr="00C863E4">
                        <w:rPr>
                          <w:rFonts w:ascii="Levenim MT" w:hAnsi="Levenim MT" w:cs="Levenim MT"/>
                          <w:color w:val="E2EFD9" w:themeColor="accent6" w:themeTint="33"/>
                          <w:sz w:val="36"/>
                          <w:szCs w:val="36"/>
                          <w:rtl/>
                        </w:rPr>
                        <w:t xml:space="preserve">ת.ז : </w:t>
                      </w:r>
                      <w:bookmarkStart w:id="5" w:name="_Hlk124339104"/>
                      <w:r w:rsidRPr="00C863E4">
                        <w:rPr>
                          <w:rFonts w:ascii="Levenim MT" w:hAnsi="Levenim MT" w:cs="Levenim MT"/>
                          <w:color w:val="E2EFD9" w:themeColor="accent6" w:themeTint="33"/>
                          <w:sz w:val="36"/>
                          <w:szCs w:val="36"/>
                          <w:rtl/>
                        </w:rPr>
                        <w:t>32522</w:t>
                      </w:r>
                      <w:r w:rsidR="00FD7B48" w:rsidRPr="00C863E4">
                        <w:rPr>
                          <w:rFonts w:ascii="Levenim MT" w:hAnsi="Levenim MT" w:cs="Levenim MT"/>
                          <w:color w:val="E2EFD9" w:themeColor="accent6" w:themeTint="33"/>
                          <w:sz w:val="36"/>
                          <w:szCs w:val="36"/>
                          <w:rtl/>
                        </w:rPr>
                        <w:t>0853</w:t>
                      </w:r>
                      <w:bookmarkEnd w:id="5"/>
                    </w:p>
                  </w:txbxContent>
                </v:textbox>
                <w10:wrap anchorx="margin"/>
              </v:shape>
            </w:pict>
          </mc:Fallback>
        </mc:AlternateContent>
      </w:r>
    </w:p>
    <w:p w14:paraId="078EEB9D" w14:textId="10F1A7FA" w:rsidR="00FD7B48" w:rsidRPr="00FD7B48" w:rsidRDefault="00FD7B48" w:rsidP="00FD7B48">
      <w:pPr>
        <w:rPr>
          <w:rtl/>
        </w:rPr>
      </w:pPr>
    </w:p>
    <w:p w14:paraId="21C5CF4E" w14:textId="3CAEA0A1" w:rsidR="00FD7B48" w:rsidRPr="00FD7B48" w:rsidRDefault="00FD7B48" w:rsidP="00FD7B48">
      <w:pPr>
        <w:rPr>
          <w:rtl/>
        </w:rPr>
      </w:pPr>
    </w:p>
    <w:p w14:paraId="12550A4C" w14:textId="6378B5DD" w:rsidR="00FD7B48" w:rsidRPr="00FD7B48" w:rsidRDefault="00FD7B48" w:rsidP="00FD7B48">
      <w:pPr>
        <w:rPr>
          <w:rtl/>
        </w:rPr>
      </w:pPr>
    </w:p>
    <w:p w14:paraId="28E5B83A" w14:textId="0FD953DA" w:rsidR="00FD7B48" w:rsidRPr="00FD7B48" w:rsidRDefault="00FD7B48" w:rsidP="00FD7B48">
      <w:pPr>
        <w:rPr>
          <w:rtl/>
        </w:rPr>
      </w:pPr>
    </w:p>
    <w:p w14:paraId="1F729050" w14:textId="091716CC" w:rsidR="00FD7B48" w:rsidRPr="00FD7B48" w:rsidRDefault="00FD7B48" w:rsidP="00FD7B48">
      <w:pPr>
        <w:rPr>
          <w:rtl/>
        </w:rPr>
      </w:pPr>
    </w:p>
    <w:p w14:paraId="55D23965" w14:textId="2E6FB478" w:rsidR="00FD7B48" w:rsidRPr="00FD7B48" w:rsidRDefault="00FD7B48" w:rsidP="00FD7B48">
      <w:pPr>
        <w:rPr>
          <w:rtl/>
        </w:rPr>
      </w:pPr>
    </w:p>
    <w:p w14:paraId="39531A85" w14:textId="442D2207" w:rsidR="00FD7B48" w:rsidRPr="00FD7B48" w:rsidRDefault="00FD7B48" w:rsidP="00FD7B48">
      <w:pPr>
        <w:rPr>
          <w:rtl/>
        </w:rPr>
      </w:pPr>
    </w:p>
    <w:p w14:paraId="127F4BD9" w14:textId="3500340F" w:rsidR="00FD7B48" w:rsidRPr="00FD7B48" w:rsidRDefault="00FD7B48" w:rsidP="00FD7B48">
      <w:pPr>
        <w:rPr>
          <w:rtl/>
        </w:rPr>
      </w:pPr>
    </w:p>
    <w:p w14:paraId="2979BD18" w14:textId="109FEB3F" w:rsidR="00FD7B48" w:rsidRPr="00FD7B48" w:rsidRDefault="00FD7B48" w:rsidP="00FD7B48">
      <w:pPr>
        <w:rPr>
          <w:rtl/>
        </w:rPr>
      </w:pPr>
    </w:p>
    <w:p w14:paraId="50800429" w14:textId="5A2C846A" w:rsidR="00FD7B48" w:rsidRPr="00FD7B48" w:rsidRDefault="00FD7B48" w:rsidP="00FD7B48">
      <w:pPr>
        <w:rPr>
          <w:rtl/>
        </w:rPr>
      </w:pPr>
    </w:p>
    <w:p w14:paraId="78E0C972" w14:textId="1BCB75B5" w:rsidR="00FD7B48" w:rsidRPr="00FD7B48" w:rsidRDefault="00FD7B48" w:rsidP="00FD7B48">
      <w:pPr>
        <w:rPr>
          <w:rtl/>
        </w:rPr>
      </w:pPr>
    </w:p>
    <w:p w14:paraId="3DFC4933" w14:textId="578C0943" w:rsidR="00FD7B48" w:rsidRPr="00FD7B48" w:rsidRDefault="00FD7B48" w:rsidP="00FD7B48">
      <w:pPr>
        <w:rPr>
          <w:rtl/>
        </w:rPr>
      </w:pPr>
    </w:p>
    <w:p w14:paraId="611854DC" w14:textId="7D7C7142" w:rsidR="00FD7B48" w:rsidRPr="00FD7B48" w:rsidRDefault="00FD7B48" w:rsidP="00FD7B48">
      <w:pPr>
        <w:rPr>
          <w:rtl/>
        </w:rPr>
      </w:pPr>
    </w:p>
    <w:p w14:paraId="2A11DC0D" w14:textId="7E6F4A73" w:rsidR="00FD7B48" w:rsidRPr="00FD7B48" w:rsidRDefault="00FD7B48" w:rsidP="00FD7B48">
      <w:pPr>
        <w:rPr>
          <w:rtl/>
        </w:rPr>
      </w:pPr>
    </w:p>
    <w:p w14:paraId="7ABE1AB1" w14:textId="5E9F8AD8" w:rsidR="00FD7B48" w:rsidRPr="00FD7B48" w:rsidRDefault="00FD7B48" w:rsidP="00FD7B48">
      <w:pPr>
        <w:rPr>
          <w:rtl/>
        </w:rPr>
      </w:pPr>
    </w:p>
    <w:p w14:paraId="73E2C978" w14:textId="1726B92C" w:rsidR="00FD7B48" w:rsidRPr="00FD7B48" w:rsidRDefault="00FD7B48" w:rsidP="00FD7B48">
      <w:pPr>
        <w:rPr>
          <w:rtl/>
        </w:rPr>
      </w:pPr>
    </w:p>
    <w:p w14:paraId="723FF720" w14:textId="1AF87BF7" w:rsidR="00FD7B48" w:rsidRPr="00FD7B48" w:rsidRDefault="00FD7B48" w:rsidP="00FD7B48">
      <w:pPr>
        <w:rPr>
          <w:rtl/>
        </w:rPr>
      </w:pPr>
    </w:p>
    <w:p w14:paraId="49B87797" w14:textId="44D0B2EC" w:rsidR="00FD7B48" w:rsidRPr="00FD7B48" w:rsidRDefault="00FD7B48" w:rsidP="00FD7B48">
      <w:pPr>
        <w:rPr>
          <w:rtl/>
        </w:rPr>
      </w:pPr>
    </w:p>
    <w:p w14:paraId="156CE420" w14:textId="0D7851AE" w:rsidR="00FD7B48" w:rsidRPr="00FD7B48" w:rsidRDefault="00FD7B48" w:rsidP="00FD7B48">
      <w:pPr>
        <w:rPr>
          <w:rtl/>
        </w:rPr>
      </w:pPr>
    </w:p>
    <w:p w14:paraId="5BE24093" w14:textId="11D4225E" w:rsidR="00FD7B48" w:rsidRPr="00FD7B48" w:rsidRDefault="00FD7B48" w:rsidP="00FD7B48">
      <w:pPr>
        <w:rPr>
          <w:rtl/>
        </w:rPr>
      </w:pPr>
    </w:p>
    <w:p w14:paraId="12373742" w14:textId="61A432F2" w:rsidR="00FD7B48" w:rsidRPr="00FD7B48" w:rsidRDefault="00FD7B48" w:rsidP="00FD7B48">
      <w:pPr>
        <w:rPr>
          <w:rtl/>
        </w:rPr>
      </w:pPr>
    </w:p>
    <w:p w14:paraId="68DD04DA" w14:textId="36DE55C8" w:rsidR="00FD7B48" w:rsidRPr="00FD7B48" w:rsidRDefault="00FD7B48" w:rsidP="00FD7B48">
      <w:pPr>
        <w:rPr>
          <w:rtl/>
        </w:rPr>
      </w:pPr>
    </w:p>
    <w:p w14:paraId="3B4D0EDF" w14:textId="1CF5388C" w:rsidR="00FD7B48" w:rsidRPr="00FD7B48" w:rsidRDefault="00FD7B48" w:rsidP="00FD7B48">
      <w:pPr>
        <w:rPr>
          <w:rtl/>
        </w:rPr>
      </w:pPr>
    </w:p>
    <w:p w14:paraId="3CD0928B" w14:textId="795E6769" w:rsidR="00FD7B48" w:rsidRPr="00FD7B48" w:rsidRDefault="00FD7B48" w:rsidP="00FD7B48">
      <w:pPr>
        <w:rPr>
          <w:rtl/>
        </w:rPr>
      </w:pPr>
    </w:p>
    <w:p w14:paraId="21519A6C" w14:textId="5014CCCD" w:rsidR="00FD7B48" w:rsidRPr="00FD7B48" w:rsidRDefault="00FD7B48" w:rsidP="00FD7B48">
      <w:pPr>
        <w:rPr>
          <w:rtl/>
        </w:rPr>
      </w:pPr>
    </w:p>
    <w:p w14:paraId="0F90D247" w14:textId="5900C19A" w:rsidR="00FD7B48" w:rsidRPr="00FD7B48" w:rsidRDefault="00FD7B48" w:rsidP="00FD7B48">
      <w:pPr>
        <w:rPr>
          <w:rtl/>
        </w:rPr>
      </w:pPr>
    </w:p>
    <w:p w14:paraId="3E23243E" w14:textId="32F57722" w:rsidR="00FD7B48" w:rsidRDefault="00FD7B48" w:rsidP="00FD7B48">
      <w:pPr>
        <w:rPr>
          <w:rtl/>
        </w:rPr>
      </w:pPr>
    </w:p>
    <w:p w14:paraId="539D6E77" w14:textId="59A39F99" w:rsidR="00FD7B48" w:rsidRPr="00FD7B48" w:rsidRDefault="00FD7B48" w:rsidP="00FD7B48">
      <w:pPr>
        <w:rPr>
          <w:rtl/>
        </w:rPr>
      </w:pPr>
    </w:p>
    <w:p w14:paraId="752E9EA6" w14:textId="18893FFE" w:rsidR="00FD7B48" w:rsidRDefault="00FD7B48" w:rsidP="00FD7B48">
      <w:pPr>
        <w:rPr>
          <w:rtl/>
        </w:rPr>
      </w:pPr>
    </w:p>
    <w:p w14:paraId="6468A626" w14:textId="2627EA80" w:rsidR="00FD7B48" w:rsidRDefault="00FD7B48" w:rsidP="00FD7B48">
      <w:pPr>
        <w:tabs>
          <w:tab w:val="left" w:pos="1410"/>
        </w:tabs>
        <w:rPr>
          <w:rtl/>
        </w:rPr>
      </w:pPr>
      <w:r>
        <w:rPr>
          <w:rtl/>
        </w:rPr>
        <w:tab/>
      </w:r>
    </w:p>
    <w:p w14:paraId="645BFBBA" w14:textId="37D4F67F" w:rsidR="00FD7B48" w:rsidRDefault="00FD7B48" w:rsidP="00FD7B48">
      <w:pPr>
        <w:tabs>
          <w:tab w:val="left" w:pos="1410"/>
        </w:tabs>
        <w:rPr>
          <w:rtl/>
        </w:rPr>
      </w:pPr>
    </w:p>
    <w:p w14:paraId="52A70711" w14:textId="7EF429DA" w:rsidR="00FD7B48" w:rsidRDefault="00FD7B48" w:rsidP="00FD7B48">
      <w:pPr>
        <w:spacing w:before="240" w:after="240"/>
        <w:jc w:val="both"/>
        <w:rPr>
          <w:sz w:val="28"/>
          <w:szCs w:val="28"/>
          <w:rtl/>
        </w:rPr>
      </w:pPr>
    </w:p>
    <w:p w14:paraId="27D98F76" w14:textId="50A73F54" w:rsidR="00FD7B48" w:rsidRPr="00641345" w:rsidRDefault="00FD7B48" w:rsidP="00FD7B48">
      <w:pPr>
        <w:shd w:val="clear" w:color="auto" w:fill="E2EFD9" w:themeFill="accent6" w:themeFillTint="33"/>
        <w:spacing w:before="240" w:after="240"/>
        <w:jc w:val="both"/>
        <w:rPr>
          <w:rFonts w:ascii="Aharoni" w:hAnsi="Aharoni" w:cs="Aharoni"/>
          <w:b/>
          <w:bCs/>
          <w:color w:val="385623" w:themeColor="accent6" w:themeShade="80"/>
          <w:sz w:val="48"/>
          <w:szCs w:val="48"/>
          <w:rtl/>
        </w:rPr>
      </w:pPr>
      <w:r w:rsidRPr="00641345">
        <w:rPr>
          <w:rFonts w:ascii="Aharoni" w:hAnsi="Aharoni" w:cs="Aharoni"/>
          <w:b/>
          <w:bCs/>
          <w:color w:val="385623" w:themeColor="accent6" w:themeShade="80"/>
          <w:sz w:val="48"/>
          <w:szCs w:val="48"/>
          <w:rtl/>
        </w:rPr>
        <w:t>מי אנחנו?</w:t>
      </w:r>
    </w:p>
    <w:p w14:paraId="2E3B3E4D" w14:textId="09558523" w:rsidR="00FD7B48" w:rsidRDefault="00FD7B48" w:rsidP="00641345">
      <w:pPr>
        <w:spacing w:before="240" w:after="240"/>
        <w:jc w:val="both"/>
        <w:rPr>
          <w:color w:val="538135" w:themeColor="accent6" w:themeShade="BF"/>
          <w:sz w:val="28"/>
          <w:szCs w:val="28"/>
          <w:rtl/>
        </w:rPr>
      </w:pPr>
      <w:r w:rsidRPr="00C863E4">
        <w:rPr>
          <w:color w:val="538135" w:themeColor="accent6" w:themeShade="BF"/>
          <w:sz w:val="28"/>
          <w:szCs w:val="28"/>
          <w:rtl/>
        </w:rPr>
        <w:t xml:space="preserve">חברת </w:t>
      </w:r>
      <w:r w:rsidR="00641345" w:rsidRPr="00C863E4">
        <w:rPr>
          <w:rFonts w:cs="Arial" w:hint="cs"/>
          <w:b/>
          <w:color w:val="538135" w:themeColor="accent6" w:themeShade="BF"/>
          <w:sz w:val="28"/>
          <w:szCs w:val="28"/>
          <w:rtl/>
        </w:rPr>
        <w:t>פלסטי</w:t>
      </w:r>
      <w:r w:rsidR="00766171">
        <w:rPr>
          <w:rFonts w:cs="Arial" w:hint="cs"/>
          <w:b/>
          <w:color w:val="538135" w:themeColor="accent6" w:themeShade="BF"/>
          <w:sz w:val="28"/>
          <w:szCs w:val="28"/>
          <w:rtl/>
        </w:rPr>
        <w:t>ק</w:t>
      </w:r>
      <w:r w:rsidR="00641345" w:rsidRPr="00C863E4">
        <w:rPr>
          <w:rFonts w:cs="Arial" w:hint="cs"/>
          <w:b/>
          <w:color w:val="538135" w:themeColor="accent6" w:themeShade="BF"/>
          <w:sz w:val="28"/>
          <w:szCs w:val="28"/>
          <w:rtl/>
        </w:rPr>
        <w:t>-קולקטי</w:t>
      </w:r>
      <w:r w:rsidR="00641345" w:rsidRPr="00C863E4">
        <w:rPr>
          <w:rFonts w:cs="Arial" w:hint="eastAsia"/>
          <w:b/>
          <w:color w:val="538135" w:themeColor="accent6" w:themeShade="BF"/>
          <w:sz w:val="28"/>
          <w:szCs w:val="28"/>
          <w:rtl/>
        </w:rPr>
        <w:t>ב</w:t>
      </w:r>
      <w:r w:rsidR="00641345" w:rsidRPr="00C863E4">
        <w:rPr>
          <w:color w:val="538135" w:themeColor="accent6" w:themeShade="BF"/>
          <w:sz w:val="28"/>
          <w:szCs w:val="28"/>
        </w:rPr>
        <w:t xml:space="preserve"> </w:t>
      </w:r>
      <w:r w:rsidRPr="00C863E4">
        <w:rPr>
          <w:color w:val="538135" w:themeColor="accent6" w:themeShade="BF"/>
          <w:sz w:val="28"/>
          <w:szCs w:val="28"/>
          <w:rtl/>
        </w:rPr>
        <w:t>היא חברה העוסקת באיסוף פסולת הפלסטיק מבית הלקוחות ומעבירה אותם לחברות מחזור הפלסטיק</w:t>
      </w:r>
      <w:r w:rsidR="009D6743">
        <w:rPr>
          <w:rFonts w:hint="cs"/>
          <w:color w:val="538135" w:themeColor="accent6" w:themeShade="BF"/>
          <w:sz w:val="28"/>
          <w:szCs w:val="28"/>
          <w:rtl/>
        </w:rPr>
        <w:t>, במקביל החברה מציעה ללקוחות שלה המון קופונים והטבות.</w:t>
      </w:r>
    </w:p>
    <w:p w14:paraId="4A690EEB" w14:textId="30F29046" w:rsidR="00816B77" w:rsidRDefault="00816B77" w:rsidP="00641345">
      <w:pPr>
        <w:spacing w:before="240" w:after="240"/>
        <w:jc w:val="both"/>
        <w:rPr>
          <w:color w:val="538135" w:themeColor="accent6" w:themeShade="BF"/>
          <w:sz w:val="36"/>
          <w:szCs w:val="36"/>
          <w:rtl/>
        </w:rPr>
      </w:pPr>
      <w:r>
        <w:rPr>
          <w:rFonts w:hint="cs"/>
          <w:color w:val="538135" w:themeColor="accent6" w:themeShade="BF"/>
          <w:sz w:val="28"/>
          <w:szCs w:val="28"/>
          <w:rtl/>
        </w:rPr>
        <w:t>החברה</w:t>
      </w:r>
      <w:r w:rsidRPr="00816B77">
        <w:rPr>
          <w:color w:val="538135" w:themeColor="accent6" w:themeShade="BF"/>
          <w:sz w:val="28"/>
          <w:szCs w:val="28"/>
          <w:rtl/>
        </w:rPr>
        <w:t xml:space="preserve"> </w:t>
      </w:r>
      <w:r w:rsidR="00766171">
        <w:rPr>
          <w:rFonts w:hint="cs"/>
          <w:color w:val="538135" w:themeColor="accent6" w:themeShade="BF"/>
          <w:sz w:val="28"/>
          <w:szCs w:val="28"/>
          <w:rtl/>
        </w:rPr>
        <w:t>הו</w:t>
      </w:r>
      <w:r w:rsidRPr="00816B77">
        <w:rPr>
          <w:color w:val="538135" w:themeColor="accent6" w:themeShade="BF"/>
          <w:sz w:val="28"/>
          <w:szCs w:val="28"/>
          <w:rtl/>
        </w:rPr>
        <w:t>ק</w:t>
      </w:r>
      <w:r>
        <w:rPr>
          <w:rFonts w:hint="cs"/>
          <w:color w:val="538135" w:themeColor="accent6" w:themeShade="BF"/>
          <w:sz w:val="28"/>
          <w:szCs w:val="28"/>
          <w:rtl/>
        </w:rPr>
        <w:t>מה</w:t>
      </w:r>
      <w:r w:rsidRPr="00816B77">
        <w:rPr>
          <w:color w:val="538135" w:themeColor="accent6" w:themeShade="BF"/>
          <w:sz w:val="28"/>
          <w:szCs w:val="28"/>
          <w:rtl/>
        </w:rPr>
        <w:t xml:space="preserve"> מתוך מטרה </w:t>
      </w:r>
      <w:r>
        <w:rPr>
          <w:rFonts w:hint="cs"/>
          <w:color w:val="538135" w:themeColor="accent6" w:themeShade="BF"/>
          <w:sz w:val="28"/>
          <w:szCs w:val="28"/>
          <w:rtl/>
        </w:rPr>
        <w:t>להגן על הסביבה</w:t>
      </w:r>
      <w:r w:rsidRPr="00816B77">
        <w:rPr>
          <w:color w:val="538135" w:themeColor="accent6" w:themeShade="BF"/>
          <w:sz w:val="28"/>
          <w:szCs w:val="28"/>
          <w:rtl/>
        </w:rPr>
        <w:t xml:space="preserve">, </w:t>
      </w:r>
      <w:r w:rsidR="009D6743">
        <w:rPr>
          <w:rFonts w:hint="cs"/>
          <w:color w:val="538135" w:themeColor="accent6" w:themeShade="BF"/>
          <w:sz w:val="28"/>
          <w:szCs w:val="28"/>
          <w:rtl/>
        </w:rPr>
        <w:t>ו</w:t>
      </w:r>
      <w:r w:rsidRPr="00816B77">
        <w:rPr>
          <w:color w:val="538135" w:themeColor="accent6" w:themeShade="BF"/>
          <w:sz w:val="28"/>
          <w:szCs w:val="28"/>
          <w:rtl/>
        </w:rPr>
        <w:t>להשיג עבור</w:t>
      </w:r>
      <w:r w:rsidR="009D6743">
        <w:rPr>
          <w:rFonts w:hint="cs"/>
          <w:color w:val="538135" w:themeColor="accent6" w:themeShade="BF"/>
          <w:sz w:val="28"/>
          <w:szCs w:val="28"/>
          <w:rtl/>
        </w:rPr>
        <w:t xml:space="preserve"> הלקוחות שלנו</w:t>
      </w:r>
      <w:r w:rsidRPr="00816B77">
        <w:rPr>
          <w:color w:val="538135" w:themeColor="accent6" w:themeShade="BF"/>
          <w:sz w:val="28"/>
          <w:szCs w:val="28"/>
          <w:rtl/>
        </w:rPr>
        <w:t xml:space="preserve"> מחירים ייחודיים ומוזלים בתרבות, נופש פנאי וצרכנות</w:t>
      </w:r>
      <w:r w:rsidR="00766171">
        <w:rPr>
          <w:rFonts w:hint="cs"/>
          <w:color w:val="538135" w:themeColor="accent6" w:themeShade="BF"/>
          <w:sz w:val="28"/>
          <w:szCs w:val="28"/>
          <w:rtl/>
        </w:rPr>
        <w:t xml:space="preserve"> ,ובנוסף להרוויח ולעשות מזה כסף</w:t>
      </w:r>
      <w:r w:rsidR="009D6743">
        <w:rPr>
          <w:rFonts w:hint="cs"/>
          <w:color w:val="538135" w:themeColor="accent6" w:themeShade="BF"/>
          <w:sz w:val="36"/>
          <w:szCs w:val="36"/>
          <w:rtl/>
        </w:rPr>
        <w:t>.</w:t>
      </w:r>
    </w:p>
    <w:p w14:paraId="13F7FE64" w14:textId="77777777" w:rsidR="009D6743" w:rsidRDefault="009D6743" w:rsidP="00641345">
      <w:pPr>
        <w:spacing w:before="240" w:after="240"/>
        <w:jc w:val="both"/>
        <w:rPr>
          <w:color w:val="538135" w:themeColor="accent6" w:themeShade="BF"/>
          <w:sz w:val="36"/>
          <w:szCs w:val="36"/>
          <w:rtl/>
        </w:rPr>
      </w:pPr>
    </w:p>
    <w:p w14:paraId="1789B558" w14:textId="0F55F579" w:rsidR="009D6743" w:rsidRPr="009D6743" w:rsidRDefault="009D6743" w:rsidP="009D6743">
      <w:pPr>
        <w:shd w:val="clear" w:color="auto" w:fill="E2EFD9" w:themeFill="accent6" w:themeFillTint="33"/>
        <w:spacing w:before="240" w:after="240"/>
        <w:jc w:val="both"/>
        <w:rPr>
          <w:b/>
          <w:bCs/>
          <w:color w:val="538135" w:themeColor="accent6" w:themeShade="BF"/>
          <w:sz w:val="28"/>
          <w:szCs w:val="28"/>
          <w:rtl/>
        </w:rPr>
      </w:pPr>
      <w:r w:rsidRPr="009D6743">
        <w:rPr>
          <w:rFonts w:hint="cs"/>
          <w:b/>
          <w:bCs/>
          <w:color w:val="538135" w:themeColor="accent6" w:themeShade="BF"/>
          <w:sz w:val="28"/>
          <w:szCs w:val="28"/>
          <w:rtl/>
        </w:rPr>
        <w:t xml:space="preserve">למה </w:t>
      </w:r>
      <w:r>
        <w:rPr>
          <w:rFonts w:hint="cs"/>
          <w:b/>
          <w:bCs/>
          <w:color w:val="538135" w:themeColor="accent6" w:themeShade="BF"/>
          <w:sz w:val="28"/>
          <w:szCs w:val="28"/>
          <w:rtl/>
        </w:rPr>
        <w:t xml:space="preserve">דווקא מוצרי </w:t>
      </w:r>
      <w:r w:rsidRPr="009D6743">
        <w:rPr>
          <w:rFonts w:hint="cs"/>
          <w:b/>
          <w:bCs/>
          <w:color w:val="538135" w:themeColor="accent6" w:themeShade="BF"/>
          <w:sz w:val="28"/>
          <w:szCs w:val="28"/>
          <w:rtl/>
        </w:rPr>
        <w:t>פלסטיק?</w:t>
      </w:r>
    </w:p>
    <w:p w14:paraId="31D1D9C7" w14:textId="5C751DE6" w:rsidR="00FD7B48" w:rsidRPr="00C863E4" w:rsidRDefault="00FD7B48" w:rsidP="00641345">
      <w:pPr>
        <w:spacing w:before="240" w:after="240"/>
        <w:jc w:val="both"/>
        <w:rPr>
          <w:color w:val="538135" w:themeColor="accent6" w:themeShade="BF"/>
          <w:sz w:val="28"/>
          <w:szCs w:val="28"/>
        </w:rPr>
      </w:pPr>
      <w:r w:rsidRPr="00C863E4">
        <w:rPr>
          <w:color w:val="538135" w:themeColor="accent6" w:themeShade="BF"/>
          <w:sz w:val="28"/>
          <w:szCs w:val="28"/>
          <w:rtl/>
        </w:rPr>
        <w:t>פסולת הפלסטיק היא האויב הגדול של הסביבה והבריאות. הפלסטיק הוא פולימר מורכב המיוצר בעיקר מנפט, ומוצרי הפלסטיק מתכלים בקצב איטי ביותר</w:t>
      </w:r>
      <w:r w:rsidR="009D6743">
        <w:rPr>
          <w:rFonts w:hint="cs"/>
          <w:color w:val="538135" w:themeColor="accent6" w:themeShade="BF"/>
          <w:sz w:val="28"/>
          <w:szCs w:val="28"/>
          <w:rtl/>
        </w:rPr>
        <w:t>,</w:t>
      </w:r>
      <w:r w:rsidRPr="00C863E4">
        <w:rPr>
          <w:color w:val="538135" w:themeColor="accent6" w:themeShade="BF"/>
          <w:sz w:val="28"/>
          <w:szCs w:val="28"/>
          <w:rtl/>
        </w:rPr>
        <w:t xml:space="preserve"> בכל שנה העולם מייצר כמיליארד מוצרי פלסטיק.</w:t>
      </w:r>
    </w:p>
    <w:p w14:paraId="5A9C7DE9" w14:textId="77777777" w:rsidR="00FD7B48" w:rsidRPr="00C863E4" w:rsidRDefault="00FD7B48" w:rsidP="00641345">
      <w:pPr>
        <w:spacing w:before="240" w:after="240"/>
        <w:jc w:val="both"/>
        <w:rPr>
          <w:color w:val="538135" w:themeColor="accent6" w:themeShade="BF"/>
          <w:sz w:val="28"/>
          <w:szCs w:val="28"/>
        </w:rPr>
      </w:pPr>
      <w:r w:rsidRPr="00C863E4">
        <w:rPr>
          <w:color w:val="538135" w:themeColor="accent6" w:themeShade="BF"/>
          <w:sz w:val="28"/>
          <w:szCs w:val="28"/>
          <w:rtl/>
        </w:rPr>
        <w:t>החוקרים מסכימים כי פסולת הפלסטיק היא אחת הבעיות האקולוגיות החמורות ביותר, הפוגעת במאות אלפי בעלי-חיים וצמחים בשנה.</w:t>
      </w:r>
    </w:p>
    <w:p w14:paraId="40972C96" w14:textId="06871DDE" w:rsidR="00FD7B48" w:rsidRPr="00C863E4" w:rsidRDefault="00816B77" w:rsidP="00641345">
      <w:pPr>
        <w:spacing w:before="240" w:after="240"/>
        <w:jc w:val="both"/>
        <w:rPr>
          <w:color w:val="538135" w:themeColor="accent6" w:themeShade="BF"/>
          <w:sz w:val="28"/>
          <w:szCs w:val="28"/>
          <w:rtl/>
        </w:rPr>
      </w:pPr>
      <w:r>
        <w:rPr>
          <w:noProof/>
        </w:rPr>
        <w:drawing>
          <wp:anchor distT="0" distB="0" distL="114300" distR="114300" simplePos="0" relativeHeight="251660288" behindDoc="0" locked="0" layoutInCell="1" allowOverlap="1" wp14:anchorId="42B61E97" wp14:editId="0D2E80EB">
            <wp:simplePos x="0" y="0"/>
            <wp:positionH relativeFrom="margin">
              <wp:align>center</wp:align>
            </wp:positionH>
            <wp:positionV relativeFrom="paragraph">
              <wp:posOffset>2995400</wp:posOffset>
            </wp:positionV>
            <wp:extent cx="3679825" cy="2778760"/>
            <wp:effectExtent l="0" t="0" r="0" b="0"/>
            <wp:wrapSquare wrapText="bothSides"/>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9825"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B48" w:rsidRPr="00C863E4">
        <w:rPr>
          <w:color w:val="538135" w:themeColor="accent6" w:themeShade="BF"/>
          <w:sz w:val="28"/>
          <w:szCs w:val="28"/>
          <w:rtl/>
        </w:rPr>
        <w:t>המשימה שלנו בחברה היא להפחית מהנזק הנגרם ממוצרי הפלסטיק. על ידי ייעול תהליך המחזור של הפלסטיק הקיים אנחנו מקווים לעזור להפחית את קצב ייצור מוצרי הפלסטיק החדשים.</w:t>
      </w:r>
    </w:p>
    <w:p w14:paraId="00013D82" w14:textId="1A3D7421" w:rsidR="00FD7B48" w:rsidRDefault="00FD7B48" w:rsidP="00FD7B48">
      <w:pPr>
        <w:tabs>
          <w:tab w:val="left" w:pos="1410"/>
        </w:tabs>
        <w:rPr>
          <w:lang w:bidi="ar-AE"/>
        </w:rPr>
      </w:pPr>
    </w:p>
    <w:p w14:paraId="12531AB7" w14:textId="1934A152" w:rsidR="00C863E4" w:rsidRDefault="00C863E4" w:rsidP="00FD7B48">
      <w:pPr>
        <w:tabs>
          <w:tab w:val="left" w:pos="1410"/>
        </w:tabs>
        <w:rPr>
          <w:lang w:bidi="ar-AE"/>
        </w:rPr>
      </w:pPr>
    </w:p>
    <w:p w14:paraId="4C91C1E6" w14:textId="6439836E" w:rsidR="00816B77" w:rsidRDefault="00816B77" w:rsidP="00816B77">
      <w:pPr>
        <w:rPr>
          <w:noProof/>
          <w:rtl/>
        </w:rPr>
      </w:pPr>
    </w:p>
    <w:p w14:paraId="0D740CB9" w14:textId="3818CF0D" w:rsidR="009D6743" w:rsidRDefault="009D6743" w:rsidP="00816B77">
      <w:pPr>
        <w:rPr>
          <w:noProof/>
          <w:rtl/>
        </w:rPr>
      </w:pPr>
    </w:p>
    <w:p w14:paraId="2ACC0841" w14:textId="706579FB" w:rsidR="009D6743" w:rsidRDefault="009D6743" w:rsidP="00816B77">
      <w:pPr>
        <w:rPr>
          <w:noProof/>
          <w:rtl/>
        </w:rPr>
      </w:pPr>
    </w:p>
    <w:p w14:paraId="00058042" w14:textId="6E161102" w:rsidR="009D6743" w:rsidRDefault="009D6743" w:rsidP="00816B77">
      <w:pPr>
        <w:rPr>
          <w:noProof/>
          <w:rtl/>
        </w:rPr>
      </w:pPr>
    </w:p>
    <w:p w14:paraId="5F9759EF" w14:textId="4C62164B" w:rsidR="009D6743" w:rsidRDefault="009D6743" w:rsidP="00816B77">
      <w:pPr>
        <w:rPr>
          <w:noProof/>
          <w:rtl/>
        </w:rPr>
      </w:pPr>
    </w:p>
    <w:p w14:paraId="69FE075F" w14:textId="516DB654" w:rsidR="009D6743" w:rsidRDefault="009D6743" w:rsidP="00816B77">
      <w:pPr>
        <w:rPr>
          <w:noProof/>
          <w:rtl/>
        </w:rPr>
      </w:pPr>
    </w:p>
    <w:p w14:paraId="78F8A727" w14:textId="76317FEC" w:rsidR="009D6743" w:rsidRDefault="009D6743" w:rsidP="00816B77">
      <w:pPr>
        <w:rPr>
          <w:noProof/>
          <w:rtl/>
        </w:rPr>
      </w:pPr>
    </w:p>
    <w:p w14:paraId="64056B35" w14:textId="3EEEAE70" w:rsidR="009D6743" w:rsidRDefault="009D6743" w:rsidP="00816B77">
      <w:pPr>
        <w:rPr>
          <w:noProof/>
          <w:rtl/>
        </w:rPr>
      </w:pPr>
    </w:p>
    <w:p w14:paraId="00B435CD" w14:textId="1C80AD8D" w:rsidR="009D6743" w:rsidRDefault="009D6743" w:rsidP="00816B77">
      <w:pPr>
        <w:rPr>
          <w:noProof/>
          <w:rtl/>
        </w:rPr>
      </w:pPr>
    </w:p>
    <w:p w14:paraId="0F8EB6EB" w14:textId="0A53FF8C" w:rsidR="009D6743" w:rsidRPr="001E2861" w:rsidRDefault="009D6743" w:rsidP="009D6743">
      <w:pPr>
        <w:shd w:val="clear" w:color="auto" w:fill="E2EFD9" w:themeFill="accent6" w:themeFillTint="33"/>
        <w:rPr>
          <w:b/>
          <w:bCs/>
          <w:color w:val="538135" w:themeColor="accent6" w:themeShade="BF"/>
          <w:sz w:val="32"/>
          <w:szCs w:val="32"/>
          <w:rtl/>
          <w:lang w:bidi="ar-AE"/>
        </w:rPr>
      </w:pPr>
      <w:r w:rsidRPr="001E2861">
        <w:rPr>
          <w:rFonts w:hint="cs"/>
          <w:b/>
          <w:bCs/>
          <w:noProof/>
          <w:color w:val="538135" w:themeColor="accent6" w:themeShade="BF"/>
          <w:sz w:val="32"/>
          <w:szCs w:val="32"/>
          <w:rtl/>
        </w:rPr>
        <w:lastRenderedPageBreak/>
        <w:t>העמיתים</w:t>
      </w:r>
    </w:p>
    <w:p w14:paraId="39FAED78" w14:textId="3F47BB76" w:rsidR="00816B77" w:rsidRPr="0009199D" w:rsidRDefault="0009199D" w:rsidP="00816B77">
      <w:pPr>
        <w:rPr>
          <w:noProof/>
          <w:color w:val="538135" w:themeColor="accent6" w:themeShade="BF"/>
          <w:sz w:val="28"/>
          <w:szCs w:val="28"/>
          <w:rtl/>
        </w:rPr>
      </w:pPr>
      <w:r w:rsidRPr="0009199D">
        <w:rPr>
          <w:rFonts w:hint="cs"/>
          <w:color w:val="538135" w:themeColor="accent6" w:themeShade="BF"/>
          <w:sz w:val="28"/>
          <w:szCs w:val="28"/>
          <w:rtl/>
        </w:rPr>
        <w:t>כל אדם שעשה מנוי באתר שלנו וצבר נקודות.</w:t>
      </w:r>
    </w:p>
    <w:p w14:paraId="3DEF7D2D" w14:textId="77777777" w:rsidR="0009199D" w:rsidRDefault="0009199D" w:rsidP="00816B77">
      <w:pPr>
        <w:rPr>
          <w:noProof/>
          <w:color w:val="538135" w:themeColor="accent6" w:themeShade="BF"/>
          <w:rtl/>
        </w:rPr>
      </w:pPr>
    </w:p>
    <w:p w14:paraId="32212749" w14:textId="159B9CDF" w:rsidR="0009199D" w:rsidRPr="0009199D" w:rsidRDefault="0009199D" w:rsidP="0009199D">
      <w:pPr>
        <w:shd w:val="clear" w:color="auto" w:fill="E2EFD9" w:themeFill="accent6" w:themeFillTint="33"/>
        <w:rPr>
          <w:b/>
          <w:bCs/>
          <w:noProof/>
          <w:color w:val="538135" w:themeColor="accent6" w:themeShade="BF"/>
          <w:sz w:val="28"/>
          <w:szCs w:val="28"/>
          <w:rtl/>
        </w:rPr>
      </w:pPr>
      <w:r w:rsidRPr="0009199D">
        <w:rPr>
          <w:b/>
          <w:bCs/>
          <w:color w:val="538135" w:themeColor="accent6" w:themeShade="BF"/>
          <w:sz w:val="28"/>
          <w:szCs w:val="28"/>
          <w:rtl/>
        </w:rPr>
        <w:t>זכויות העמיתים</w:t>
      </w:r>
    </w:p>
    <w:p w14:paraId="206DC6B5" w14:textId="70BDB36D" w:rsidR="00816B77" w:rsidRDefault="0009199D" w:rsidP="0009199D">
      <w:pPr>
        <w:jc w:val="both"/>
        <w:rPr>
          <w:noProof/>
          <w:color w:val="538135" w:themeColor="accent6" w:themeShade="BF"/>
          <w:sz w:val="28"/>
          <w:szCs w:val="28"/>
          <w:rtl/>
        </w:rPr>
      </w:pPr>
      <w:r w:rsidRPr="0009199D">
        <w:rPr>
          <w:color w:val="538135" w:themeColor="accent6" w:themeShade="BF"/>
          <w:sz w:val="28"/>
          <w:szCs w:val="28"/>
          <w:rtl/>
        </w:rPr>
        <w:t>כל חבר מועדון זכאי ל</w:t>
      </w:r>
      <w:r>
        <w:rPr>
          <w:rFonts w:hint="cs"/>
          <w:color w:val="538135" w:themeColor="accent6" w:themeShade="BF"/>
          <w:sz w:val="28"/>
          <w:szCs w:val="28"/>
          <w:rtl/>
        </w:rPr>
        <w:t>הטבות וקופונים עבור מספר הנקודות שהוא צבר</w:t>
      </w:r>
      <w:r w:rsidRPr="0009199D">
        <w:rPr>
          <w:color w:val="538135" w:themeColor="accent6" w:themeShade="BF"/>
          <w:sz w:val="28"/>
          <w:szCs w:val="28"/>
          <w:rtl/>
        </w:rPr>
        <w:t xml:space="preserve">. </w:t>
      </w:r>
      <w:r>
        <w:rPr>
          <w:rFonts w:hint="cs"/>
          <w:color w:val="538135" w:themeColor="accent6" w:themeShade="BF"/>
          <w:sz w:val="28"/>
          <w:szCs w:val="28"/>
          <w:rtl/>
        </w:rPr>
        <w:t>מספר הנקודות נשמר לחבר המועדון עד כמה זמן שהוא רוצה, הוא יכול לצבור נקודות אפשרות</w:t>
      </w:r>
      <w:r w:rsidRPr="0009199D">
        <w:rPr>
          <w:color w:val="538135" w:themeColor="accent6" w:themeShade="BF"/>
          <w:sz w:val="28"/>
          <w:szCs w:val="28"/>
          <w:rtl/>
        </w:rPr>
        <w:t xml:space="preserve"> </w:t>
      </w:r>
      <w:r>
        <w:rPr>
          <w:rFonts w:hint="cs"/>
          <w:color w:val="538135" w:themeColor="accent6" w:themeShade="BF"/>
          <w:sz w:val="28"/>
          <w:szCs w:val="28"/>
          <w:rtl/>
        </w:rPr>
        <w:t>ולרכוש</w:t>
      </w:r>
      <w:r w:rsidRPr="0009199D">
        <w:rPr>
          <w:color w:val="538135" w:themeColor="accent6" w:themeShade="BF"/>
          <w:sz w:val="28"/>
          <w:szCs w:val="28"/>
          <w:rtl/>
        </w:rPr>
        <w:t xml:space="preserve"> הטבות ולממשם בחודש אח</w:t>
      </w:r>
      <w:r>
        <w:rPr>
          <w:rFonts w:hint="cs"/>
          <w:color w:val="538135" w:themeColor="accent6" w:themeShade="BF"/>
          <w:sz w:val="28"/>
          <w:szCs w:val="28"/>
          <w:rtl/>
        </w:rPr>
        <w:t xml:space="preserve">ר. </w:t>
      </w:r>
      <w:r w:rsidRPr="0009199D">
        <w:rPr>
          <w:color w:val="538135" w:themeColor="accent6" w:themeShade="BF"/>
          <w:sz w:val="28"/>
          <w:szCs w:val="28"/>
          <w:rtl/>
        </w:rPr>
        <w:t xml:space="preserve">בכל </w:t>
      </w:r>
      <w:r>
        <w:rPr>
          <w:rFonts w:hint="cs"/>
          <w:color w:val="538135" w:themeColor="accent6" w:themeShade="BF"/>
          <w:sz w:val="28"/>
          <w:szCs w:val="28"/>
          <w:rtl/>
        </w:rPr>
        <w:t>פעם החברה אוספת פסולת מבית הלקוח</w:t>
      </w:r>
      <w:r w:rsidRPr="0009199D">
        <w:rPr>
          <w:color w:val="538135" w:themeColor="accent6" w:themeShade="BF"/>
          <w:sz w:val="28"/>
          <w:szCs w:val="28"/>
          <w:rtl/>
        </w:rPr>
        <w:t xml:space="preserve"> תתעדכן קטגוריה של "</w:t>
      </w:r>
      <w:r>
        <w:rPr>
          <w:rFonts w:hint="cs"/>
          <w:color w:val="538135" w:themeColor="accent6" w:themeShade="BF"/>
          <w:sz w:val="28"/>
          <w:szCs w:val="28"/>
          <w:rtl/>
        </w:rPr>
        <w:t>הנקודות</w:t>
      </w:r>
      <w:r w:rsidRPr="0009199D">
        <w:rPr>
          <w:color w:val="538135" w:themeColor="accent6" w:themeShade="BF"/>
          <w:sz w:val="28"/>
          <w:szCs w:val="28"/>
          <w:rtl/>
        </w:rPr>
        <w:t xml:space="preserve">" </w:t>
      </w:r>
      <w:r w:rsidR="00C0247A">
        <w:rPr>
          <w:rFonts w:hint="cs"/>
          <w:color w:val="538135" w:themeColor="accent6" w:themeShade="BF"/>
          <w:sz w:val="28"/>
          <w:szCs w:val="28"/>
          <w:rtl/>
        </w:rPr>
        <w:t>באזור האישי באתר אצל חבר המועדון ו</w:t>
      </w:r>
      <w:r w:rsidRPr="0009199D">
        <w:rPr>
          <w:color w:val="538135" w:themeColor="accent6" w:themeShade="BF"/>
          <w:sz w:val="28"/>
          <w:szCs w:val="28"/>
          <w:rtl/>
        </w:rPr>
        <w:t>יהיה</w:t>
      </w:r>
      <w:r w:rsidR="00C0247A">
        <w:rPr>
          <w:rFonts w:hint="cs"/>
          <w:color w:val="538135" w:themeColor="accent6" w:themeShade="BF"/>
          <w:sz w:val="28"/>
          <w:szCs w:val="28"/>
          <w:rtl/>
        </w:rPr>
        <w:t xml:space="preserve"> ניתן</w:t>
      </w:r>
      <w:r w:rsidRPr="0009199D">
        <w:rPr>
          <w:color w:val="538135" w:themeColor="accent6" w:themeShade="BF"/>
          <w:sz w:val="28"/>
          <w:szCs w:val="28"/>
          <w:rtl/>
        </w:rPr>
        <w:t xml:space="preserve"> לרכוש הטבות</w:t>
      </w:r>
      <w:r w:rsidR="00C0247A">
        <w:rPr>
          <w:rFonts w:hint="cs"/>
          <w:color w:val="538135" w:themeColor="accent6" w:themeShade="BF"/>
          <w:sz w:val="28"/>
          <w:szCs w:val="28"/>
          <w:rtl/>
        </w:rPr>
        <w:t>.</w:t>
      </w:r>
    </w:p>
    <w:p w14:paraId="1879CFA8" w14:textId="243523A3" w:rsidR="00C0247A" w:rsidRPr="00C0247A" w:rsidRDefault="00C0247A" w:rsidP="00C0247A">
      <w:pPr>
        <w:shd w:val="clear" w:color="auto" w:fill="E2EFD9" w:themeFill="accent6" w:themeFillTint="33"/>
        <w:spacing w:before="240" w:after="240"/>
        <w:rPr>
          <w:b/>
          <w:bCs/>
          <w:color w:val="538135" w:themeColor="accent6" w:themeShade="BF"/>
          <w:sz w:val="28"/>
          <w:szCs w:val="28"/>
          <w:rtl/>
        </w:rPr>
      </w:pPr>
      <w:r w:rsidRPr="00C0247A">
        <w:rPr>
          <w:b/>
          <w:bCs/>
          <w:color w:val="538135" w:themeColor="accent6" w:themeShade="BF"/>
          <w:sz w:val="28"/>
          <w:szCs w:val="28"/>
          <w:rtl/>
        </w:rPr>
        <w:t xml:space="preserve">איך </w:t>
      </w:r>
      <w:r w:rsidRPr="00C0247A">
        <w:rPr>
          <w:rFonts w:hint="cs"/>
          <w:b/>
          <w:bCs/>
          <w:color w:val="538135" w:themeColor="accent6" w:themeShade="BF"/>
          <w:sz w:val="28"/>
          <w:szCs w:val="28"/>
          <w:rtl/>
        </w:rPr>
        <w:t>צוברים נקודות</w:t>
      </w:r>
      <w:r w:rsidRPr="00C0247A">
        <w:rPr>
          <w:b/>
          <w:bCs/>
          <w:color w:val="538135" w:themeColor="accent6" w:themeShade="BF"/>
          <w:sz w:val="28"/>
          <w:szCs w:val="28"/>
          <w:rtl/>
        </w:rPr>
        <w:t>?</w:t>
      </w:r>
    </w:p>
    <w:p w14:paraId="408C3BE0" w14:textId="77777777" w:rsidR="001E2861" w:rsidRDefault="00C0247A" w:rsidP="00C0247A">
      <w:pPr>
        <w:spacing w:before="240" w:after="240"/>
        <w:jc w:val="both"/>
        <w:rPr>
          <w:color w:val="538135" w:themeColor="accent6" w:themeShade="BF"/>
          <w:sz w:val="28"/>
          <w:szCs w:val="28"/>
          <w:rtl/>
        </w:rPr>
      </w:pPr>
      <w:r>
        <w:rPr>
          <w:rFonts w:hint="cs"/>
          <w:color w:val="538135" w:themeColor="accent6" w:themeShade="BF"/>
          <w:sz w:val="28"/>
          <w:szCs w:val="28"/>
          <w:rtl/>
        </w:rPr>
        <w:t>חברי המועדון</w:t>
      </w:r>
      <w:r w:rsidRPr="00C0247A">
        <w:rPr>
          <w:color w:val="538135" w:themeColor="accent6" w:themeShade="BF"/>
          <w:sz w:val="28"/>
          <w:szCs w:val="28"/>
          <w:rtl/>
        </w:rPr>
        <w:t xml:space="preserve"> אוספים את פסולת הפלסטיק שלהם ולא זורקים אותה לפח,</w:t>
      </w:r>
      <w:r>
        <w:rPr>
          <w:rFonts w:hint="cs"/>
          <w:color w:val="538135" w:themeColor="accent6" w:themeShade="BF"/>
          <w:sz w:val="28"/>
          <w:szCs w:val="28"/>
          <w:rtl/>
        </w:rPr>
        <w:t xml:space="preserve"> לוחצים על כפתור הבקשה לאסוף פסולת דרך האתר, אחרי זה </w:t>
      </w:r>
      <w:r w:rsidRPr="00C0247A">
        <w:rPr>
          <w:color w:val="538135" w:themeColor="accent6" w:themeShade="BF"/>
          <w:sz w:val="28"/>
          <w:szCs w:val="28"/>
          <w:rtl/>
        </w:rPr>
        <w:t xml:space="preserve">שליח </w:t>
      </w:r>
      <w:r>
        <w:rPr>
          <w:rFonts w:hint="cs"/>
          <w:color w:val="538135" w:themeColor="accent6" w:themeShade="BF"/>
          <w:sz w:val="28"/>
          <w:szCs w:val="28"/>
          <w:rtl/>
        </w:rPr>
        <w:t>מה</w:t>
      </w:r>
      <w:r w:rsidRPr="00C0247A">
        <w:rPr>
          <w:color w:val="538135" w:themeColor="accent6" w:themeShade="BF"/>
          <w:sz w:val="28"/>
          <w:szCs w:val="28"/>
          <w:rtl/>
        </w:rPr>
        <w:t>חברה</w:t>
      </w:r>
      <w:r>
        <w:rPr>
          <w:rFonts w:hint="cs"/>
          <w:color w:val="538135" w:themeColor="accent6" w:themeShade="BF"/>
          <w:sz w:val="28"/>
          <w:szCs w:val="28"/>
          <w:rtl/>
        </w:rPr>
        <w:t xml:space="preserve"> יוצר קשר עם חבר המועדון</w:t>
      </w:r>
      <w:r w:rsidRPr="00C0247A">
        <w:rPr>
          <w:color w:val="538135" w:themeColor="accent6" w:themeShade="BF"/>
          <w:sz w:val="28"/>
          <w:szCs w:val="28"/>
          <w:rtl/>
        </w:rPr>
        <w:t xml:space="preserve"> ואוסף את הפסולת </w:t>
      </w:r>
      <w:r>
        <w:rPr>
          <w:rFonts w:hint="cs"/>
          <w:color w:val="538135" w:themeColor="accent6" w:themeShade="BF"/>
          <w:sz w:val="28"/>
          <w:szCs w:val="28"/>
          <w:rtl/>
        </w:rPr>
        <w:t>מהבית שלו</w:t>
      </w:r>
      <w:r w:rsidRPr="00C0247A">
        <w:rPr>
          <w:color w:val="538135" w:themeColor="accent6" w:themeShade="BF"/>
          <w:sz w:val="28"/>
          <w:szCs w:val="28"/>
          <w:rtl/>
        </w:rPr>
        <w:t xml:space="preserve">. עבור כמויות שונות הלקוח מקבל הטבות וקופונים, </w:t>
      </w:r>
      <w:r>
        <w:rPr>
          <w:rFonts w:hint="cs"/>
          <w:color w:val="538135" w:themeColor="accent6" w:themeShade="BF"/>
          <w:sz w:val="28"/>
          <w:szCs w:val="28"/>
          <w:rtl/>
        </w:rPr>
        <w:t>על הלקוח לאסוף לפחות הכמות המינימלי</w:t>
      </w:r>
      <w:r>
        <w:rPr>
          <w:rFonts w:hint="eastAsia"/>
          <w:color w:val="538135" w:themeColor="accent6" w:themeShade="BF"/>
          <w:sz w:val="28"/>
          <w:szCs w:val="28"/>
          <w:rtl/>
        </w:rPr>
        <w:t>ת</w:t>
      </w:r>
      <w:r>
        <w:rPr>
          <w:rFonts w:hint="cs"/>
          <w:color w:val="538135" w:themeColor="accent6" w:themeShade="BF"/>
          <w:sz w:val="28"/>
          <w:szCs w:val="28"/>
          <w:rtl/>
        </w:rPr>
        <w:t xml:space="preserve"> כדי שהחברה </w:t>
      </w:r>
      <w:r w:rsidR="001E2861">
        <w:rPr>
          <w:rFonts w:hint="cs"/>
          <w:color w:val="538135" w:themeColor="accent6" w:themeShade="BF"/>
          <w:sz w:val="28"/>
          <w:szCs w:val="28"/>
          <w:rtl/>
        </w:rPr>
        <w:t xml:space="preserve">תבוא לאסוף אותם. </w:t>
      </w:r>
    </w:p>
    <w:p w14:paraId="14202FAF" w14:textId="2E637777" w:rsidR="00C0247A" w:rsidRDefault="001E2861" w:rsidP="00C0247A">
      <w:pPr>
        <w:spacing w:before="240" w:after="240"/>
        <w:jc w:val="both"/>
        <w:rPr>
          <w:color w:val="538135" w:themeColor="accent6" w:themeShade="BF"/>
          <w:sz w:val="28"/>
          <w:szCs w:val="28"/>
          <w:rtl/>
        </w:rPr>
      </w:pPr>
      <w:r>
        <w:rPr>
          <w:rFonts w:hint="cs"/>
          <w:color w:val="538135" w:themeColor="accent6" w:themeShade="BF"/>
          <w:sz w:val="28"/>
          <w:szCs w:val="28"/>
          <w:rtl/>
        </w:rPr>
        <w:t>השליח בא עם טופס עם מספרי חברי המועדון ומציין ליד כל מספר כמות הפסולת שהוא אסף מבית חבר המועדון הזה, הטופס נשלח לעובד בחברה המעדכן את מספר הנקודות באזור האישי אצל כל חבר מועדון.</w:t>
      </w:r>
    </w:p>
    <w:p w14:paraId="38EAE07B" w14:textId="25B296C4" w:rsidR="001E2861" w:rsidRPr="001E2861" w:rsidRDefault="001E2861" w:rsidP="00C0247A">
      <w:pPr>
        <w:spacing w:before="240" w:after="240"/>
        <w:jc w:val="both"/>
        <w:rPr>
          <w:b/>
          <w:bCs/>
          <w:color w:val="538135" w:themeColor="accent6" w:themeShade="BF"/>
          <w:sz w:val="28"/>
          <w:szCs w:val="28"/>
          <w:rtl/>
        </w:rPr>
      </w:pPr>
    </w:p>
    <w:p w14:paraId="4F4EAD00" w14:textId="302C56E1" w:rsidR="001E2861" w:rsidRPr="001E2861" w:rsidRDefault="001E2861" w:rsidP="001E2861">
      <w:pPr>
        <w:shd w:val="clear" w:color="auto" w:fill="E2EFD9" w:themeFill="accent6" w:themeFillTint="33"/>
        <w:spacing w:before="240" w:after="240"/>
        <w:jc w:val="both"/>
        <w:rPr>
          <w:b/>
          <w:bCs/>
          <w:color w:val="538135" w:themeColor="accent6" w:themeShade="BF"/>
          <w:sz w:val="28"/>
          <w:szCs w:val="28"/>
          <w:rtl/>
        </w:rPr>
      </w:pPr>
      <w:r w:rsidRPr="001E2861">
        <w:rPr>
          <w:rFonts w:hint="cs"/>
          <w:b/>
          <w:bCs/>
          <w:color w:val="538135" w:themeColor="accent6" w:themeShade="BF"/>
          <w:sz w:val="28"/>
          <w:szCs w:val="28"/>
          <w:rtl/>
        </w:rPr>
        <w:t>הטבות וקופונים</w:t>
      </w:r>
    </w:p>
    <w:p w14:paraId="403839EE" w14:textId="7AE71691" w:rsidR="001E2861" w:rsidRPr="001E2861" w:rsidRDefault="001E2861" w:rsidP="001E2861">
      <w:pPr>
        <w:spacing w:before="240" w:after="240" w:line="240" w:lineRule="auto"/>
        <w:jc w:val="both"/>
        <w:rPr>
          <w:rFonts w:asciiTheme="minorBidi" w:hAnsiTheme="minorBidi"/>
          <w:color w:val="538135" w:themeColor="accent6" w:themeShade="BF"/>
          <w:sz w:val="28"/>
          <w:szCs w:val="28"/>
          <w:rtl/>
        </w:rPr>
      </w:pPr>
      <w:r w:rsidRPr="001E2861">
        <w:rPr>
          <w:rFonts w:asciiTheme="minorBidi" w:hAnsiTheme="minorBidi"/>
          <w:color w:val="538135" w:themeColor="accent6" w:themeShade="BF"/>
          <w:sz w:val="28"/>
          <w:szCs w:val="28"/>
          <w:rtl/>
        </w:rPr>
        <w:t xml:space="preserve">ההטבות והקופונים </w:t>
      </w:r>
      <w:r>
        <w:rPr>
          <w:rFonts w:asciiTheme="minorBidi" w:hAnsiTheme="minorBidi" w:hint="cs"/>
          <w:color w:val="538135" w:themeColor="accent6" w:themeShade="BF"/>
          <w:sz w:val="28"/>
          <w:szCs w:val="28"/>
          <w:rtl/>
        </w:rPr>
        <w:t>מתחדשות כל הזמן, ומכמה תחומים שונים.</w:t>
      </w:r>
    </w:p>
    <w:p w14:paraId="7BC55D15" w14:textId="638D5665" w:rsidR="001E2861" w:rsidRPr="001E2861" w:rsidRDefault="001E2861" w:rsidP="001E2861">
      <w:pPr>
        <w:spacing w:before="240" w:after="240" w:line="240" w:lineRule="auto"/>
        <w:jc w:val="both"/>
        <w:rPr>
          <w:rFonts w:asciiTheme="minorBidi" w:hAnsiTheme="minorBidi"/>
          <w:color w:val="538135" w:themeColor="accent6" w:themeShade="BF"/>
          <w:sz w:val="28"/>
          <w:szCs w:val="28"/>
          <w:rtl/>
        </w:rPr>
      </w:pPr>
      <w:r w:rsidRPr="001E2861">
        <w:rPr>
          <w:rFonts w:asciiTheme="minorBidi" w:hAnsiTheme="minorBidi"/>
          <w:b/>
          <w:bCs/>
          <w:color w:val="538135" w:themeColor="accent6" w:themeShade="BF"/>
          <w:sz w:val="28"/>
          <w:szCs w:val="28"/>
          <w:rtl/>
        </w:rPr>
        <w:t>תרבות:</w:t>
      </w:r>
      <w:r w:rsidRPr="001E2861">
        <w:rPr>
          <w:rFonts w:asciiTheme="minorBidi" w:hAnsiTheme="minorBidi"/>
          <w:color w:val="538135" w:themeColor="accent6" w:themeShade="BF"/>
          <w:sz w:val="28"/>
          <w:szCs w:val="28"/>
          <w:rtl/>
        </w:rPr>
        <w:t xml:space="preserve"> פעילות ענפה בהצגות, מופעים, סרטים, מנויי תיאטרון, סדנאות ועוד</w:t>
      </w:r>
      <w:r w:rsidRPr="001E2861">
        <w:rPr>
          <w:rFonts w:asciiTheme="minorBidi" w:hAnsiTheme="minorBidi"/>
          <w:color w:val="538135" w:themeColor="accent6" w:themeShade="BF"/>
          <w:sz w:val="28"/>
          <w:szCs w:val="28"/>
        </w:rPr>
        <w:t xml:space="preserve">.. </w:t>
      </w:r>
    </w:p>
    <w:p w14:paraId="1A41690F" w14:textId="77777777" w:rsidR="001E2861" w:rsidRPr="001E2861" w:rsidRDefault="001E2861" w:rsidP="001E2861">
      <w:pPr>
        <w:spacing w:before="240" w:after="240" w:line="240" w:lineRule="auto"/>
        <w:jc w:val="both"/>
        <w:rPr>
          <w:rFonts w:asciiTheme="minorBidi" w:hAnsiTheme="minorBidi"/>
          <w:color w:val="538135" w:themeColor="accent6" w:themeShade="BF"/>
          <w:sz w:val="28"/>
          <w:szCs w:val="28"/>
          <w:rtl/>
        </w:rPr>
      </w:pPr>
      <w:r w:rsidRPr="001E2861">
        <w:rPr>
          <w:rFonts w:asciiTheme="minorBidi" w:hAnsiTheme="minorBidi"/>
          <w:b/>
          <w:bCs/>
          <w:color w:val="538135" w:themeColor="accent6" w:themeShade="BF"/>
          <w:sz w:val="28"/>
          <w:szCs w:val="28"/>
          <w:rtl/>
        </w:rPr>
        <w:t>פנאי:</w:t>
      </w:r>
      <w:r w:rsidRPr="001E2861">
        <w:rPr>
          <w:rFonts w:asciiTheme="minorBidi" w:hAnsiTheme="minorBidi"/>
          <w:color w:val="538135" w:themeColor="accent6" w:themeShade="BF"/>
          <w:sz w:val="28"/>
          <w:szCs w:val="28"/>
          <w:rtl/>
        </w:rPr>
        <w:t xml:space="preserve"> אטרקציות, מסעדות, ארוחות בוקר, נופש ועוד</w:t>
      </w:r>
      <w:r w:rsidRPr="001E2861">
        <w:rPr>
          <w:rFonts w:asciiTheme="minorBidi" w:hAnsiTheme="minorBidi"/>
          <w:color w:val="538135" w:themeColor="accent6" w:themeShade="BF"/>
          <w:sz w:val="28"/>
          <w:szCs w:val="28"/>
        </w:rPr>
        <w:t xml:space="preserve">... </w:t>
      </w:r>
    </w:p>
    <w:p w14:paraId="0DD0E7A7" w14:textId="6D573FAC" w:rsidR="001E2861" w:rsidRDefault="001E2861" w:rsidP="001E2861">
      <w:pPr>
        <w:spacing w:before="240" w:after="240" w:line="240" w:lineRule="auto"/>
        <w:jc w:val="both"/>
        <w:rPr>
          <w:rFonts w:asciiTheme="minorBidi" w:hAnsiTheme="minorBidi"/>
          <w:color w:val="538135" w:themeColor="accent6" w:themeShade="BF"/>
          <w:sz w:val="36"/>
          <w:szCs w:val="36"/>
          <w:rtl/>
        </w:rPr>
      </w:pPr>
      <w:r w:rsidRPr="001E2861">
        <w:rPr>
          <w:rFonts w:asciiTheme="minorBidi" w:hAnsiTheme="minorBidi"/>
          <w:b/>
          <w:bCs/>
          <w:color w:val="538135" w:themeColor="accent6" w:themeShade="BF"/>
          <w:sz w:val="28"/>
          <w:szCs w:val="28"/>
          <w:rtl/>
        </w:rPr>
        <w:t>צרכנות:</w:t>
      </w:r>
      <w:r w:rsidRPr="001E2861">
        <w:rPr>
          <w:rFonts w:asciiTheme="minorBidi" w:hAnsiTheme="minorBidi"/>
          <w:color w:val="538135" w:themeColor="accent6" w:themeShade="BF"/>
          <w:sz w:val="28"/>
          <w:szCs w:val="28"/>
          <w:rtl/>
        </w:rPr>
        <w:t xml:space="preserve"> מוצרים והטבות ממגוון רחב של תחומים ובתי עסק</w:t>
      </w:r>
    </w:p>
    <w:p w14:paraId="4732924F" w14:textId="7A23BF08" w:rsidR="005F7BF0" w:rsidRDefault="005F7BF0" w:rsidP="001E2861">
      <w:pPr>
        <w:spacing w:before="240" w:after="240" w:line="240" w:lineRule="auto"/>
        <w:jc w:val="both"/>
        <w:rPr>
          <w:rFonts w:asciiTheme="minorBidi" w:hAnsiTheme="minorBidi"/>
          <w:color w:val="538135" w:themeColor="accent6" w:themeShade="BF"/>
          <w:sz w:val="36"/>
          <w:szCs w:val="36"/>
          <w:rtl/>
        </w:rPr>
      </w:pPr>
    </w:p>
    <w:p w14:paraId="48648A0C" w14:textId="74B48BB6" w:rsidR="005F7BF0" w:rsidRDefault="005F7BF0" w:rsidP="001E2861">
      <w:pPr>
        <w:spacing w:before="240" w:after="240" w:line="240" w:lineRule="auto"/>
        <w:jc w:val="both"/>
        <w:rPr>
          <w:rFonts w:asciiTheme="minorBidi" w:hAnsiTheme="minorBidi"/>
          <w:color w:val="538135" w:themeColor="accent6" w:themeShade="BF"/>
          <w:sz w:val="36"/>
          <w:szCs w:val="36"/>
          <w:rtl/>
        </w:rPr>
      </w:pPr>
    </w:p>
    <w:p w14:paraId="20423C34" w14:textId="7BE5394C" w:rsidR="005F7BF0" w:rsidRDefault="005F7BF0" w:rsidP="001E2861">
      <w:pPr>
        <w:spacing w:before="240" w:after="240" w:line="240" w:lineRule="auto"/>
        <w:jc w:val="both"/>
        <w:rPr>
          <w:rFonts w:asciiTheme="minorBidi" w:hAnsiTheme="minorBidi"/>
          <w:color w:val="538135" w:themeColor="accent6" w:themeShade="BF"/>
          <w:sz w:val="36"/>
          <w:szCs w:val="36"/>
          <w:rtl/>
        </w:rPr>
      </w:pPr>
    </w:p>
    <w:p w14:paraId="70F86191" w14:textId="77777777" w:rsidR="005F7BF0" w:rsidRDefault="005F7BF0" w:rsidP="005F7BF0">
      <w:pPr>
        <w:spacing w:before="240" w:after="240"/>
        <w:rPr>
          <w:sz w:val="28"/>
          <w:szCs w:val="28"/>
          <w:rtl/>
        </w:rPr>
      </w:pPr>
    </w:p>
    <w:p w14:paraId="309BBA6F" w14:textId="07408C97" w:rsidR="005F7BF0" w:rsidRPr="005F7BF0" w:rsidRDefault="005F7BF0" w:rsidP="005F7BF0">
      <w:pPr>
        <w:shd w:val="clear" w:color="auto" w:fill="E2EFD9" w:themeFill="accent6" w:themeFillTint="33"/>
        <w:spacing w:before="240" w:after="240"/>
        <w:rPr>
          <w:b/>
          <w:bCs/>
          <w:color w:val="538135" w:themeColor="accent6" w:themeShade="BF"/>
          <w:sz w:val="28"/>
          <w:szCs w:val="28"/>
        </w:rPr>
      </w:pPr>
      <w:r w:rsidRPr="005F7BF0">
        <w:rPr>
          <w:b/>
          <w:bCs/>
          <w:color w:val="538135" w:themeColor="accent6" w:themeShade="BF"/>
          <w:sz w:val="28"/>
          <w:szCs w:val="28"/>
          <w:rtl/>
        </w:rPr>
        <w:lastRenderedPageBreak/>
        <w:t>איך עושים מזה כסף?</w:t>
      </w:r>
    </w:p>
    <w:p w14:paraId="01294D4C" w14:textId="7E2C1A86" w:rsidR="005F7BF0" w:rsidRPr="005F7BF0" w:rsidRDefault="005F7BF0" w:rsidP="005F7BF0">
      <w:pPr>
        <w:spacing w:before="240" w:after="240"/>
        <w:rPr>
          <w:color w:val="538135" w:themeColor="accent6" w:themeShade="BF"/>
          <w:sz w:val="28"/>
          <w:szCs w:val="28"/>
          <w:u w:val="single"/>
          <w:rtl/>
        </w:rPr>
      </w:pPr>
      <w:r w:rsidRPr="005F7BF0">
        <w:rPr>
          <w:color w:val="538135" w:themeColor="accent6" w:themeShade="BF"/>
          <w:sz w:val="28"/>
          <w:szCs w:val="28"/>
          <w:u w:val="single"/>
          <w:rtl/>
        </w:rPr>
        <w:t>המודל העסקי עליו תהיה מבוססת החברה ואופן יצירת ההכנסות</w:t>
      </w:r>
      <w:r>
        <w:rPr>
          <w:rFonts w:hint="cs"/>
          <w:color w:val="538135" w:themeColor="accent6" w:themeShade="BF"/>
          <w:sz w:val="28"/>
          <w:szCs w:val="28"/>
          <w:u w:val="single"/>
          <w:rtl/>
        </w:rPr>
        <w:t>:</w:t>
      </w:r>
    </w:p>
    <w:p w14:paraId="614C0AA4" w14:textId="525E27CA" w:rsidR="005F7BF0" w:rsidRPr="005F7BF0" w:rsidRDefault="005F7BF0" w:rsidP="005F7BF0">
      <w:pPr>
        <w:spacing w:before="240" w:after="240"/>
        <w:rPr>
          <w:b/>
          <w:bCs/>
          <w:color w:val="538135" w:themeColor="accent6" w:themeShade="BF"/>
          <w:sz w:val="28"/>
          <w:szCs w:val="28"/>
        </w:rPr>
      </w:pPr>
      <w:r w:rsidRPr="005F7BF0">
        <w:rPr>
          <w:b/>
          <w:bCs/>
          <w:color w:val="538135" w:themeColor="accent6" w:themeShade="BF"/>
          <w:sz w:val="28"/>
          <w:szCs w:val="28"/>
          <w:rtl/>
        </w:rPr>
        <w:t>הגדרת המודל העסקי:</w:t>
      </w:r>
    </w:p>
    <w:p w14:paraId="3D411902" w14:textId="6BDC28EE" w:rsidR="005F7BF0" w:rsidRDefault="005F7BF0" w:rsidP="005F7BF0">
      <w:pPr>
        <w:spacing w:before="240" w:after="240"/>
        <w:rPr>
          <w:color w:val="538135" w:themeColor="accent6" w:themeShade="BF"/>
          <w:sz w:val="28"/>
          <w:szCs w:val="28"/>
          <w:rtl/>
        </w:rPr>
      </w:pPr>
      <w:r w:rsidRPr="005F7BF0">
        <w:rPr>
          <w:color w:val="538135" w:themeColor="accent6" w:themeShade="BF"/>
          <w:sz w:val="28"/>
          <w:szCs w:val="28"/>
          <w:rtl/>
        </w:rPr>
        <w:t>החברה פועלת כאתר אינטרנט המאפשר ללקוח ליצור חשבון אישי באתר, ובכל תקופת זמן שהלקוח בוחר (שבוע, חודש וכו'</w:t>
      </w:r>
      <w:r>
        <w:rPr>
          <w:rFonts w:hint="cs"/>
          <w:color w:val="538135" w:themeColor="accent6" w:themeShade="BF"/>
          <w:sz w:val="28"/>
          <w:szCs w:val="28"/>
          <w:rtl/>
        </w:rPr>
        <w:t xml:space="preserve"> </w:t>
      </w:r>
      <w:r w:rsidRPr="005F7BF0">
        <w:rPr>
          <w:color w:val="538135" w:themeColor="accent6" w:themeShade="BF"/>
          <w:sz w:val="28"/>
          <w:szCs w:val="28"/>
          <w:rtl/>
        </w:rPr>
        <w:t>...) הלקוח שולח הודעה לחברה שלנו דרך האתר שיש לו מטען פלסטיק מוכן למסירה, ורק אז שליח מהחברה מגיע לבית הלקוח ואוסף את הפסולת. לאחר מכן יופיעו אצל הלקוח מספר נקודות שהוא יכול לבחור להמיר להטבות שונות.</w:t>
      </w:r>
    </w:p>
    <w:p w14:paraId="60CC99C8" w14:textId="77777777" w:rsidR="005F7BF0" w:rsidRPr="005F7BF0" w:rsidRDefault="005F7BF0" w:rsidP="005F7BF0">
      <w:pPr>
        <w:spacing w:before="240" w:after="240"/>
        <w:rPr>
          <w:b/>
          <w:bCs/>
          <w:color w:val="538135" w:themeColor="accent6" w:themeShade="BF"/>
          <w:sz w:val="28"/>
          <w:szCs w:val="28"/>
        </w:rPr>
      </w:pPr>
      <w:r w:rsidRPr="005F7BF0">
        <w:rPr>
          <w:b/>
          <w:bCs/>
          <w:color w:val="538135" w:themeColor="accent6" w:themeShade="BF"/>
          <w:sz w:val="28"/>
          <w:szCs w:val="28"/>
          <w:rtl/>
        </w:rPr>
        <w:t>הגדרת הלקוחות:</w:t>
      </w:r>
    </w:p>
    <w:p w14:paraId="24348731" w14:textId="2518D96B" w:rsidR="005F7BF0" w:rsidRPr="005F7BF0" w:rsidRDefault="005F7BF0" w:rsidP="005F7BF0">
      <w:pPr>
        <w:spacing w:before="240" w:after="240"/>
        <w:rPr>
          <w:color w:val="538135" w:themeColor="accent6" w:themeShade="BF"/>
          <w:sz w:val="28"/>
          <w:szCs w:val="28"/>
        </w:rPr>
      </w:pPr>
      <w:r w:rsidRPr="005F7BF0">
        <w:rPr>
          <w:color w:val="538135" w:themeColor="accent6" w:themeShade="BF"/>
          <w:sz w:val="28"/>
          <w:szCs w:val="28"/>
          <w:rtl/>
        </w:rPr>
        <w:t>הלקוחות הפוטנציאליים כוללים את כל האנשים שמשתמשים בפלסטי</w:t>
      </w:r>
      <w:r w:rsidR="005D72A5">
        <w:rPr>
          <w:rFonts w:hint="cs"/>
          <w:color w:val="538135" w:themeColor="accent6" w:themeShade="BF"/>
          <w:sz w:val="28"/>
          <w:szCs w:val="28"/>
          <w:rtl/>
        </w:rPr>
        <w:t>ק (</w:t>
      </w:r>
      <w:r w:rsidRPr="005F7BF0">
        <w:rPr>
          <w:color w:val="538135" w:themeColor="accent6" w:themeShade="BF"/>
          <w:sz w:val="28"/>
          <w:szCs w:val="28"/>
          <w:rtl/>
        </w:rPr>
        <w:t>שקיות בקבוקים, קופסאות וכו'</w:t>
      </w:r>
      <w:r>
        <w:rPr>
          <w:rFonts w:hint="cs"/>
          <w:color w:val="538135" w:themeColor="accent6" w:themeShade="BF"/>
          <w:sz w:val="28"/>
          <w:szCs w:val="28"/>
          <w:rtl/>
        </w:rPr>
        <w:t xml:space="preserve"> </w:t>
      </w:r>
      <w:r w:rsidRPr="005F7BF0">
        <w:rPr>
          <w:color w:val="538135" w:themeColor="accent6" w:themeShade="BF"/>
          <w:sz w:val="28"/>
          <w:szCs w:val="28"/>
          <w:rtl/>
        </w:rPr>
        <w:t>...)</w:t>
      </w:r>
      <w:r w:rsidRPr="005F7BF0">
        <w:rPr>
          <w:color w:val="538135" w:themeColor="accent6" w:themeShade="BF"/>
        </w:rPr>
        <w:t xml:space="preserve"> </w:t>
      </w:r>
      <w:r w:rsidRPr="005F7BF0">
        <w:rPr>
          <w:color w:val="538135" w:themeColor="accent6" w:themeShade="BF"/>
          <w:sz w:val="28"/>
          <w:szCs w:val="28"/>
          <w:rtl/>
        </w:rPr>
        <w:t>באורח החיים שלהם כמו משפחות, משרדים, עסקים קטנים, מסעדות וכו'</w:t>
      </w:r>
      <w:r>
        <w:rPr>
          <w:rFonts w:hint="cs"/>
          <w:color w:val="538135" w:themeColor="accent6" w:themeShade="BF"/>
          <w:sz w:val="28"/>
          <w:szCs w:val="28"/>
          <w:rtl/>
        </w:rPr>
        <w:t xml:space="preserve"> </w:t>
      </w:r>
      <w:r w:rsidRPr="005F7BF0">
        <w:rPr>
          <w:color w:val="538135" w:themeColor="accent6" w:themeShade="BF"/>
          <w:sz w:val="28"/>
          <w:szCs w:val="28"/>
          <w:rtl/>
        </w:rPr>
        <w:t>...</w:t>
      </w:r>
    </w:p>
    <w:p w14:paraId="0E332E1B" w14:textId="67599BBC" w:rsidR="005F7BF0" w:rsidRPr="005F7BF0" w:rsidRDefault="00D66B62" w:rsidP="005F7BF0">
      <w:pPr>
        <w:spacing w:before="240" w:after="240"/>
        <w:rPr>
          <w:b/>
          <w:bCs/>
          <w:color w:val="538135" w:themeColor="accent6" w:themeShade="BF"/>
          <w:sz w:val="28"/>
          <w:szCs w:val="28"/>
        </w:rPr>
      </w:pPr>
      <w:r>
        <w:rPr>
          <w:noProof/>
        </w:rPr>
        <w:drawing>
          <wp:anchor distT="0" distB="0" distL="114300" distR="114300" simplePos="0" relativeHeight="251662336" behindDoc="1" locked="0" layoutInCell="1" allowOverlap="1" wp14:anchorId="7410E215" wp14:editId="79A9252E">
            <wp:simplePos x="0" y="0"/>
            <wp:positionH relativeFrom="margin">
              <wp:align>left</wp:align>
            </wp:positionH>
            <wp:positionV relativeFrom="paragraph">
              <wp:posOffset>9525</wp:posOffset>
            </wp:positionV>
            <wp:extent cx="2142490" cy="1241425"/>
            <wp:effectExtent l="0" t="0" r="0" b="0"/>
            <wp:wrapTight wrapText="bothSides">
              <wp:wrapPolygon edited="0">
                <wp:start x="0" y="0"/>
                <wp:lineTo x="0" y="21213"/>
                <wp:lineTo x="21318" y="21213"/>
                <wp:lineTo x="21318" y="0"/>
                <wp:lineTo x="0" y="0"/>
              </wp:wrapPolygon>
            </wp:wrapTight>
            <wp:docPr id="9" name="תמונה 9" descr="Free vector set of wast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e vector set of waste container"/>
                    <pic:cNvPicPr>
                      <a:picLocks noChangeAspect="1" noChangeArrowheads="1"/>
                    </pic:cNvPicPr>
                  </pic:nvPicPr>
                  <pic:blipFill rotWithShape="1">
                    <a:blip r:embed="rId10">
                      <a:duotone>
                        <a:schemeClr val="accent6">
                          <a:shade val="45000"/>
                          <a:satMod val="135000"/>
                        </a:schemeClr>
                        <a:prstClr val="white"/>
                      </a:duotone>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rcRect t="54138" r="45122"/>
                    <a:stretch/>
                  </pic:blipFill>
                  <pic:spPr bwMode="auto">
                    <a:xfrm>
                      <a:off x="0" y="0"/>
                      <a:ext cx="2146791" cy="124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7BF0" w:rsidRPr="005F7BF0">
        <w:rPr>
          <w:b/>
          <w:bCs/>
          <w:color w:val="538135" w:themeColor="accent6" w:themeShade="BF"/>
          <w:sz w:val="28"/>
          <w:szCs w:val="28"/>
          <w:rtl/>
        </w:rPr>
        <w:t>איך העסק מספק שירות:</w:t>
      </w:r>
    </w:p>
    <w:p w14:paraId="5A0FCE4F" w14:textId="69045FBA" w:rsidR="00D66B62" w:rsidRPr="005F7BF0" w:rsidRDefault="005F7BF0" w:rsidP="00D66B62">
      <w:pPr>
        <w:spacing w:before="240" w:after="240"/>
        <w:rPr>
          <w:color w:val="538135" w:themeColor="accent6" w:themeShade="BF"/>
          <w:sz w:val="28"/>
          <w:szCs w:val="28"/>
        </w:rPr>
      </w:pPr>
      <w:r w:rsidRPr="005F7BF0">
        <w:rPr>
          <w:color w:val="538135" w:themeColor="accent6" w:themeShade="BF"/>
          <w:sz w:val="28"/>
          <w:szCs w:val="28"/>
          <w:rtl/>
        </w:rPr>
        <w:t xml:space="preserve">אחרי ההרשמה באתר, הלקוחות יכולים לשלוח בקשה לאיסוף פלסטיק לחברה דרך האתר. </w:t>
      </w:r>
    </w:p>
    <w:p w14:paraId="30D3FEDA" w14:textId="582A3C56" w:rsidR="005F7BF0" w:rsidRPr="005F7BF0" w:rsidRDefault="005F7BF0" w:rsidP="005F7BF0">
      <w:pPr>
        <w:spacing w:before="240" w:after="240"/>
        <w:rPr>
          <w:b/>
          <w:bCs/>
          <w:color w:val="538135" w:themeColor="accent6" w:themeShade="BF"/>
          <w:sz w:val="28"/>
          <w:szCs w:val="28"/>
        </w:rPr>
      </w:pPr>
      <w:r w:rsidRPr="005F7BF0">
        <w:rPr>
          <w:b/>
          <w:bCs/>
          <w:color w:val="538135" w:themeColor="accent6" w:themeShade="BF"/>
          <w:sz w:val="28"/>
          <w:szCs w:val="28"/>
          <w:rtl/>
        </w:rPr>
        <w:t>כיצד העסק מרוויח:</w:t>
      </w:r>
    </w:p>
    <w:p w14:paraId="4FE4C377" w14:textId="59296432" w:rsidR="005F7BF0" w:rsidRPr="005F7BF0" w:rsidRDefault="005F7BF0" w:rsidP="005F7BF0">
      <w:pPr>
        <w:spacing w:before="240" w:after="240"/>
        <w:rPr>
          <w:color w:val="538135" w:themeColor="accent6" w:themeShade="BF"/>
          <w:sz w:val="28"/>
          <w:szCs w:val="28"/>
        </w:rPr>
      </w:pPr>
      <w:r w:rsidRPr="005F7BF0">
        <w:rPr>
          <w:color w:val="538135" w:themeColor="accent6" w:themeShade="BF"/>
          <w:sz w:val="28"/>
          <w:szCs w:val="28"/>
          <w:rtl/>
        </w:rPr>
        <w:t>יש המון חברות בארץ שעוסקות במחזור פסולת הפלסטיק ומשלמות ללקוח עבור כמות הפסולת המתאימה שהוא מביא, למשל "היחידה למחזור" הינה חברה שנותנת ללקוח הצעת מחיר עבור הסוג והכמות של פסולת הפלסטיק.</w:t>
      </w:r>
    </w:p>
    <w:p w14:paraId="162B9702" w14:textId="379F6189" w:rsidR="005F7BF0" w:rsidRDefault="005F7BF0" w:rsidP="005F7BF0">
      <w:pPr>
        <w:spacing w:before="240" w:after="240"/>
        <w:rPr>
          <w:color w:val="538135" w:themeColor="accent6" w:themeShade="BF"/>
          <w:sz w:val="28"/>
          <w:szCs w:val="28"/>
          <w:rtl/>
        </w:rPr>
      </w:pPr>
      <w:r w:rsidRPr="005F7BF0">
        <w:rPr>
          <w:color w:val="538135" w:themeColor="accent6" w:themeShade="BF"/>
          <w:sz w:val="28"/>
          <w:szCs w:val="28"/>
          <w:rtl/>
        </w:rPr>
        <w:t>החברה שלנו אוספת כמות רבה מפסולת הפלסטיק מהלקוח, שהלקוח התכוון לזרוק לאשפה. לאחר מכן אנו מוכרים את הכמות הזו לחברות מחזור הפלסטיק, ובכך מקלים על הלקוח וגם על חברת המחזור. הרווח מגיע ממכירת הפסולת.</w:t>
      </w:r>
    </w:p>
    <w:p w14:paraId="28DC3C41" w14:textId="3AF9C752" w:rsidR="005F7BF0" w:rsidRPr="005F7BF0" w:rsidRDefault="005F7BF0" w:rsidP="005F7BF0">
      <w:pPr>
        <w:spacing w:before="240" w:after="240"/>
        <w:rPr>
          <w:bCs/>
          <w:color w:val="538135" w:themeColor="accent6" w:themeShade="BF"/>
          <w:sz w:val="28"/>
          <w:szCs w:val="28"/>
        </w:rPr>
      </w:pPr>
      <w:r w:rsidRPr="005F7BF0">
        <w:rPr>
          <w:bCs/>
          <w:color w:val="538135" w:themeColor="accent6" w:themeShade="BF"/>
          <w:sz w:val="28"/>
          <w:szCs w:val="28"/>
          <w:rtl/>
        </w:rPr>
        <w:t>פלח השוק אליו פונה החברה ויתרונותיה היחסיים:</w:t>
      </w:r>
    </w:p>
    <w:p w14:paraId="16D28AFB" w14:textId="77777777" w:rsidR="0006377B" w:rsidRDefault="005F7BF0" w:rsidP="005F7BF0">
      <w:pPr>
        <w:spacing w:before="240" w:after="240"/>
        <w:rPr>
          <w:color w:val="538135" w:themeColor="accent6" w:themeShade="BF"/>
          <w:sz w:val="28"/>
          <w:szCs w:val="28"/>
          <w:rtl/>
        </w:rPr>
      </w:pPr>
      <w:r w:rsidRPr="005F7BF0">
        <w:rPr>
          <w:color w:val="538135" w:themeColor="accent6" w:themeShade="BF"/>
          <w:sz w:val="28"/>
          <w:szCs w:val="28"/>
          <w:rtl/>
        </w:rPr>
        <w:t xml:space="preserve">הלקוחות כוללים בתוכם את כל האנשים שמשתמשים במוצרי פלסטיק כחלק מאורח החיים שלהם, וזה ללא ספק מספר גדול מאוד של לקוחות. במצב הנוכחי, קשה מאוד לצרכן הממוצע להימנע לחלוטין משימוש בפלסטיק. </w:t>
      </w:r>
    </w:p>
    <w:p w14:paraId="69C0A164" w14:textId="77777777" w:rsidR="00F810F9" w:rsidRDefault="00F810F9" w:rsidP="0006377B">
      <w:pPr>
        <w:spacing w:before="240" w:after="240"/>
        <w:rPr>
          <w:color w:val="538135" w:themeColor="accent6" w:themeShade="BF"/>
          <w:sz w:val="28"/>
          <w:szCs w:val="28"/>
          <w:rtl/>
        </w:rPr>
      </w:pPr>
    </w:p>
    <w:p w14:paraId="273C6403" w14:textId="35932A0A" w:rsidR="00D66B62" w:rsidRDefault="005F7BF0" w:rsidP="0006377B">
      <w:pPr>
        <w:spacing w:before="240" w:after="240"/>
        <w:rPr>
          <w:color w:val="538135" w:themeColor="accent6" w:themeShade="BF"/>
          <w:sz w:val="28"/>
          <w:szCs w:val="28"/>
          <w:rtl/>
        </w:rPr>
      </w:pPr>
      <w:r w:rsidRPr="005F7BF0">
        <w:rPr>
          <w:color w:val="538135" w:themeColor="accent6" w:themeShade="BF"/>
          <w:sz w:val="28"/>
          <w:szCs w:val="28"/>
          <w:rtl/>
        </w:rPr>
        <w:lastRenderedPageBreak/>
        <w:t>כל שנה בישראל משתמשים במאות אלפי טונות של פלסטיק בהרבה תחומים שונים</w:t>
      </w:r>
      <w:r w:rsidR="0006377B">
        <w:rPr>
          <w:rFonts w:hint="cs"/>
          <w:color w:val="538135" w:themeColor="accent6" w:themeShade="BF"/>
          <w:sz w:val="28"/>
          <w:szCs w:val="28"/>
          <w:rtl/>
        </w:rPr>
        <w:t>,</w:t>
      </w:r>
    </w:p>
    <w:p w14:paraId="240064A7" w14:textId="0CE8F7A9" w:rsidR="005F7BF0" w:rsidRDefault="005F7BF0" w:rsidP="005F7BF0">
      <w:pPr>
        <w:spacing w:before="240" w:after="240"/>
        <w:rPr>
          <w:color w:val="538135" w:themeColor="accent6" w:themeShade="BF"/>
          <w:sz w:val="28"/>
          <w:szCs w:val="28"/>
          <w:rtl/>
        </w:rPr>
      </w:pPr>
      <w:r w:rsidRPr="005F7BF0">
        <w:rPr>
          <w:color w:val="538135" w:themeColor="accent6" w:themeShade="BF"/>
          <w:sz w:val="28"/>
          <w:szCs w:val="28"/>
          <w:rtl/>
        </w:rPr>
        <w:t>כמו: תעשייה ובנייה, חקלאות, אריזה, משקי בית, רפואה, רכב, תעופה, תערובות וכו'</w:t>
      </w:r>
      <w:r>
        <w:rPr>
          <w:rFonts w:hint="cs"/>
          <w:color w:val="538135" w:themeColor="accent6" w:themeShade="BF"/>
          <w:sz w:val="28"/>
          <w:szCs w:val="28"/>
          <w:rtl/>
        </w:rPr>
        <w:t xml:space="preserve"> </w:t>
      </w:r>
      <w:r w:rsidRPr="005F7BF0">
        <w:rPr>
          <w:color w:val="538135" w:themeColor="accent6" w:themeShade="BF"/>
          <w:sz w:val="28"/>
          <w:szCs w:val="28"/>
          <w:rtl/>
        </w:rPr>
        <w:t>...) ורק אחוז מזערי מהפלסטיק הזה ממוחזר.</w:t>
      </w:r>
    </w:p>
    <w:p w14:paraId="6071D547" w14:textId="77777777" w:rsidR="005D72A5" w:rsidRDefault="005D72A5" w:rsidP="005F7BF0">
      <w:pPr>
        <w:spacing w:before="240" w:after="240"/>
        <w:rPr>
          <w:color w:val="538135" w:themeColor="accent6" w:themeShade="BF"/>
          <w:sz w:val="28"/>
          <w:szCs w:val="28"/>
          <w:rtl/>
        </w:rPr>
      </w:pPr>
    </w:p>
    <w:p w14:paraId="210A1A45" w14:textId="01614D8E" w:rsidR="0006377B" w:rsidRPr="005D72A5" w:rsidRDefault="005F7BF0" w:rsidP="005D72A5">
      <w:pPr>
        <w:spacing w:before="240" w:after="240"/>
        <w:rPr>
          <w:color w:val="538135" w:themeColor="accent6" w:themeShade="BF"/>
          <w:sz w:val="28"/>
          <w:szCs w:val="28"/>
          <w:u w:val="single"/>
          <w:rtl/>
        </w:rPr>
      </w:pPr>
      <w:r w:rsidRPr="005D72A5">
        <w:rPr>
          <w:rFonts w:hint="cs"/>
          <w:color w:val="538135" w:themeColor="accent6" w:themeShade="BF"/>
          <w:sz w:val="28"/>
          <w:szCs w:val="28"/>
          <w:u w:val="single"/>
          <w:rtl/>
        </w:rPr>
        <w:t>החברה שלנו מתמחה בשני סוגי מכירות:</w:t>
      </w:r>
    </w:p>
    <w:p w14:paraId="40789B7A" w14:textId="20D8176F" w:rsidR="005F7BF0" w:rsidRDefault="005F7BF0" w:rsidP="005F7BF0">
      <w:pPr>
        <w:spacing w:before="240" w:after="240"/>
        <w:rPr>
          <w:color w:val="538135" w:themeColor="accent6" w:themeShade="BF"/>
          <w:sz w:val="28"/>
          <w:szCs w:val="28"/>
          <w:rtl/>
        </w:rPr>
      </w:pPr>
      <w:r w:rsidRPr="00D66B62">
        <w:rPr>
          <w:rFonts w:hint="cs"/>
          <w:b/>
          <w:bCs/>
          <w:color w:val="538135" w:themeColor="accent6" w:themeShade="BF"/>
          <w:sz w:val="28"/>
          <w:szCs w:val="28"/>
        </w:rPr>
        <w:t>B</w:t>
      </w:r>
      <w:r w:rsidRPr="00D66B62">
        <w:rPr>
          <w:rFonts w:hint="cs"/>
          <w:b/>
          <w:bCs/>
          <w:color w:val="538135" w:themeColor="accent6" w:themeShade="BF"/>
          <w:sz w:val="28"/>
          <w:szCs w:val="28"/>
          <w:rtl/>
        </w:rPr>
        <w:t>2</w:t>
      </w:r>
      <w:r w:rsidRPr="00D66B62">
        <w:rPr>
          <w:rFonts w:hint="cs"/>
          <w:b/>
          <w:bCs/>
          <w:color w:val="538135" w:themeColor="accent6" w:themeShade="BF"/>
          <w:sz w:val="28"/>
          <w:szCs w:val="28"/>
        </w:rPr>
        <w:t>B</w:t>
      </w:r>
      <w:r w:rsidRPr="00D66B62">
        <w:rPr>
          <w:rFonts w:hint="cs"/>
          <w:b/>
          <w:bCs/>
          <w:color w:val="538135" w:themeColor="accent6" w:themeShade="BF"/>
          <w:sz w:val="28"/>
          <w:szCs w:val="28"/>
          <w:rtl/>
        </w:rPr>
        <w:t>:</w:t>
      </w:r>
      <w:r>
        <w:rPr>
          <w:rFonts w:hint="cs"/>
          <w:color w:val="538135" w:themeColor="accent6" w:themeShade="BF"/>
          <w:sz w:val="28"/>
          <w:szCs w:val="28"/>
          <w:rtl/>
        </w:rPr>
        <w:t xml:space="preserve"> החברה אוספת כמויות של פסולת פלסטיק ומוכרת אותם לחברות מחזור פלסטיק.</w:t>
      </w:r>
    </w:p>
    <w:p w14:paraId="1E9EC5D5" w14:textId="77777777" w:rsidR="005D72A5" w:rsidRDefault="005F7BF0" w:rsidP="004C6351">
      <w:pPr>
        <w:spacing w:before="240" w:after="240"/>
        <w:rPr>
          <w:color w:val="538135" w:themeColor="accent6" w:themeShade="BF"/>
          <w:sz w:val="28"/>
          <w:szCs w:val="28"/>
          <w:rtl/>
        </w:rPr>
      </w:pPr>
      <w:r w:rsidRPr="00D66B62">
        <w:rPr>
          <w:rFonts w:hint="cs"/>
          <w:b/>
          <w:bCs/>
          <w:color w:val="538135" w:themeColor="accent6" w:themeShade="BF"/>
          <w:sz w:val="28"/>
          <w:szCs w:val="28"/>
        </w:rPr>
        <w:t>C</w:t>
      </w:r>
      <w:r w:rsidRPr="00D66B62">
        <w:rPr>
          <w:rFonts w:hint="cs"/>
          <w:b/>
          <w:bCs/>
          <w:color w:val="538135" w:themeColor="accent6" w:themeShade="BF"/>
          <w:sz w:val="28"/>
          <w:szCs w:val="28"/>
          <w:rtl/>
        </w:rPr>
        <w:t>2</w:t>
      </w:r>
      <w:r w:rsidRPr="00D66B62">
        <w:rPr>
          <w:rFonts w:hint="cs"/>
          <w:b/>
          <w:bCs/>
          <w:color w:val="538135" w:themeColor="accent6" w:themeShade="BF"/>
          <w:sz w:val="28"/>
          <w:szCs w:val="28"/>
        </w:rPr>
        <w:t>B</w:t>
      </w:r>
      <w:r w:rsidRPr="00D66B62">
        <w:rPr>
          <w:rFonts w:hint="cs"/>
          <w:b/>
          <w:bCs/>
          <w:color w:val="538135" w:themeColor="accent6" w:themeShade="BF"/>
          <w:sz w:val="28"/>
          <w:szCs w:val="28"/>
          <w:rtl/>
        </w:rPr>
        <w:t>:</w:t>
      </w:r>
      <w:r>
        <w:rPr>
          <w:rFonts w:hint="cs"/>
          <w:color w:val="538135" w:themeColor="accent6" w:themeShade="BF"/>
          <w:sz w:val="28"/>
          <w:szCs w:val="28"/>
          <w:rtl/>
        </w:rPr>
        <w:t xml:space="preserve"> החברה אוספת פסולת פלסטיק </w:t>
      </w:r>
      <w:r w:rsidR="00D66B62">
        <w:rPr>
          <w:rFonts w:hint="cs"/>
          <w:color w:val="538135" w:themeColor="accent6" w:themeShade="BF"/>
          <w:sz w:val="28"/>
          <w:szCs w:val="28"/>
          <w:rtl/>
        </w:rPr>
        <w:t>מהלקוח ובמקביל הוא צובר מספר נקודות שהוא יכול ל</w:t>
      </w:r>
      <w:r w:rsidR="00766171">
        <w:rPr>
          <w:rFonts w:hint="cs"/>
          <w:color w:val="538135" w:themeColor="accent6" w:themeShade="BF"/>
          <w:sz w:val="28"/>
          <w:szCs w:val="28"/>
          <w:rtl/>
        </w:rPr>
        <w:t>ה</w:t>
      </w:r>
      <w:r w:rsidR="00D66B62">
        <w:rPr>
          <w:rFonts w:hint="cs"/>
          <w:color w:val="538135" w:themeColor="accent6" w:themeShade="BF"/>
          <w:sz w:val="28"/>
          <w:szCs w:val="28"/>
          <w:rtl/>
        </w:rPr>
        <w:t>מ</w:t>
      </w:r>
      <w:r w:rsidR="00766171">
        <w:rPr>
          <w:rFonts w:hint="cs"/>
          <w:color w:val="538135" w:themeColor="accent6" w:themeShade="BF"/>
          <w:sz w:val="28"/>
          <w:szCs w:val="28"/>
          <w:rtl/>
        </w:rPr>
        <w:t>י</w:t>
      </w:r>
      <w:r w:rsidR="00D66B62">
        <w:rPr>
          <w:rFonts w:hint="cs"/>
          <w:color w:val="538135" w:themeColor="accent6" w:themeShade="BF"/>
          <w:sz w:val="28"/>
          <w:szCs w:val="28"/>
          <w:rtl/>
        </w:rPr>
        <w:t>ר אותם להטבות וקופונים מאתר החברה.</w:t>
      </w:r>
    </w:p>
    <w:p w14:paraId="5BB37F65" w14:textId="77777777" w:rsidR="005D72A5" w:rsidRDefault="005D72A5" w:rsidP="004C6351">
      <w:pPr>
        <w:spacing w:before="240" w:after="240"/>
        <w:rPr>
          <w:color w:val="538135" w:themeColor="accent6" w:themeShade="BF"/>
          <w:sz w:val="28"/>
          <w:szCs w:val="28"/>
          <w:rtl/>
        </w:rPr>
      </w:pPr>
    </w:p>
    <w:p w14:paraId="43ED2086" w14:textId="1F2AF6A3" w:rsidR="005D72A5" w:rsidRDefault="00D66B62" w:rsidP="005D72A5">
      <w:pPr>
        <w:shd w:val="clear" w:color="auto" w:fill="E2EFD9" w:themeFill="accent6" w:themeFillTint="33"/>
        <w:spacing w:before="240" w:after="240"/>
        <w:rPr>
          <w:b/>
          <w:bCs/>
          <w:color w:val="538135" w:themeColor="accent6" w:themeShade="BF"/>
          <w:sz w:val="28"/>
          <w:szCs w:val="28"/>
          <w:rtl/>
        </w:rPr>
      </w:pPr>
      <w:r w:rsidRPr="005D72A5">
        <w:rPr>
          <w:rFonts w:hint="cs"/>
          <w:b/>
          <w:bCs/>
          <w:noProof/>
          <w:color w:val="70AD47" w:themeColor="accent6"/>
          <w:sz w:val="28"/>
          <w:szCs w:val="28"/>
          <w:rtl/>
          <w:lang w:val="he-IL"/>
        </w:rPr>
        <mc:AlternateContent>
          <mc:Choice Requires="wpc">
            <w:drawing>
              <wp:anchor distT="0" distB="0" distL="114300" distR="114300" simplePos="0" relativeHeight="251661312" behindDoc="1" locked="0" layoutInCell="1" allowOverlap="1" wp14:anchorId="2A368F33" wp14:editId="02B73B3A">
                <wp:simplePos x="0" y="0"/>
                <wp:positionH relativeFrom="margin">
                  <wp:posOffset>675005</wp:posOffset>
                </wp:positionH>
                <wp:positionV relativeFrom="paragraph">
                  <wp:posOffset>9763125</wp:posOffset>
                </wp:positionV>
                <wp:extent cx="6212205" cy="3714750"/>
                <wp:effectExtent l="0" t="1905" r="0" b="0"/>
                <wp:wrapNone/>
                <wp:docPr id="26" name="בד ציור 2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4" name="Oval 16"/>
                        <wps:cNvSpPr>
                          <a:spLocks noChangeArrowheads="1"/>
                        </wps:cNvSpPr>
                        <wps:spPr bwMode="auto">
                          <a:xfrm>
                            <a:off x="1296701" y="909012"/>
                            <a:ext cx="3374403" cy="1441419"/>
                          </a:xfrm>
                          <a:prstGeom prst="ellipse">
                            <a:avLst/>
                          </a:prstGeom>
                          <a:solidFill>
                            <a:schemeClr val="lt1">
                              <a:lumMod val="100000"/>
                              <a:lumOff val="0"/>
                            </a:schemeClr>
                          </a:solidFill>
                          <a:ln w="25400">
                            <a:solidFill>
                              <a:schemeClr val="dk1">
                                <a:lumMod val="100000"/>
                                <a:lumOff val="0"/>
                              </a:schemeClr>
                            </a:solidFill>
                            <a:round/>
                            <a:headEnd/>
                            <a:tailEnd/>
                          </a:ln>
                        </wps:spPr>
                        <wps:bodyPr rot="0" vert="horz" wrap="square" lIns="91440" tIns="45720" rIns="91440" bIns="45720" anchor="ctr" anchorCtr="0" upright="1">
                          <a:noAutofit/>
                        </wps:bodyPr>
                      </wps:wsp>
                      <wps:wsp>
                        <wps:cNvPr id="15" name="Rectangle 17"/>
                        <wps:cNvSpPr>
                          <a:spLocks noChangeArrowheads="1"/>
                        </wps:cNvSpPr>
                        <wps:spPr bwMode="auto">
                          <a:xfrm>
                            <a:off x="1536701" y="1261217"/>
                            <a:ext cx="1111201" cy="711210"/>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CE54352" w14:textId="77777777" w:rsidR="00D66B62" w:rsidRPr="004D16C6" w:rsidRDefault="00D66B62" w:rsidP="00D66B62">
                              <w:pPr>
                                <w:jc w:val="center"/>
                                <w:rPr>
                                  <w:lang w:bidi="ar-AE"/>
                                </w:rPr>
                              </w:pPr>
                              <w:r>
                                <w:rPr>
                                  <w:lang w:bidi="ar-AE"/>
                                </w:rPr>
                                <w:t>ECO-FRINDLY</w:t>
                              </w:r>
                            </w:p>
                          </w:txbxContent>
                        </wps:txbx>
                        <wps:bodyPr rot="0" vert="horz" wrap="square" lIns="91440" tIns="45720" rIns="91440" bIns="45720" anchor="ctr" anchorCtr="0" upright="1">
                          <a:noAutofit/>
                        </wps:bodyPr>
                      </wps:wsp>
                      <wps:wsp>
                        <wps:cNvPr id="16" name="Rectangle 18"/>
                        <wps:cNvSpPr>
                          <a:spLocks noChangeArrowheads="1"/>
                        </wps:cNvSpPr>
                        <wps:spPr bwMode="auto">
                          <a:xfrm>
                            <a:off x="3400903" y="1243517"/>
                            <a:ext cx="920701" cy="711210"/>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62547EE6" w14:textId="77777777" w:rsidR="00D66B62" w:rsidRPr="00651811" w:rsidRDefault="00D66B62" w:rsidP="00D66B62">
                              <w:pPr>
                                <w:jc w:val="center"/>
                                <w:rPr>
                                  <w:sz w:val="18"/>
                                  <w:szCs w:val="18"/>
                                </w:rPr>
                              </w:pPr>
                              <w:r w:rsidRPr="00651811">
                                <w:rPr>
                                  <w:rFonts w:hint="cs"/>
                                  <w:sz w:val="18"/>
                                  <w:szCs w:val="18"/>
                                  <w:rtl/>
                                </w:rPr>
                                <w:t>מפעלי המחזור שמשלמים ללקוח עבור הפלסטיק</w:t>
                              </w:r>
                            </w:p>
                          </w:txbxContent>
                        </wps:txbx>
                        <wps:bodyPr rot="0" vert="horz" wrap="square" lIns="91440" tIns="45720" rIns="91440" bIns="45720" anchor="ctr" anchorCtr="0" upright="1">
                          <a:noAutofit/>
                        </wps:bodyPr>
                      </wps:wsp>
                      <wps:wsp>
                        <wps:cNvPr id="17" name="Straight Arrow Connector 19"/>
                        <wps:cNvCnPr>
                          <a:cxnSpLocks noChangeShapeType="1"/>
                        </wps:cNvCnPr>
                        <wps:spPr bwMode="auto">
                          <a:xfrm flipV="1">
                            <a:off x="2636702" y="1599122"/>
                            <a:ext cx="764201" cy="16800"/>
                          </a:xfrm>
                          <a:prstGeom prst="straightConnector1">
                            <a:avLst/>
                          </a:prstGeom>
                          <a:noFill/>
                          <a:ln w="9525">
                            <a:solidFill>
                              <a:schemeClr val="dk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 name="Rectangle 20"/>
                        <wps:cNvSpPr>
                          <a:spLocks noChangeArrowheads="1"/>
                        </wps:cNvSpPr>
                        <wps:spPr bwMode="auto">
                          <a:xfrm>
                            <a:off x="76200" y="63501"/>
                            <a:ext cx="1288901" cy="1243517"/>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E951CC9" w14:textId="77777777" w:rsidR="00D66B62" w:rsidRPr="00502B6F" w:rsidRDefault="00D66B62" w:rsidP="00D66B62">
                              <w:pPr>
                                <w:jc w:val="center"/>
                              </w:pPr>
                              <w:r>
                                <w:rPr>
                                  <w:rFonts w:hint="cs"/>
                                  <w:rtl/>
                                </w:rPr>
                                <w:t>מתחרים בשלבי חדירה בשוק:</w:t>
                              </w:r>
                            </w:p>
                            <w:p w14:paraId="197E460E" w14:textId="77777777" w:rsidR="00D66B62" w:rsidRDefault="00D66B62" w:rsidP="00D66B62">
                              <w:pPr>
                                <w:jc w:val="center"/>
                                <w:rPr>
                                  <w:rtl/>
                                </w:rPr>
                              </w:pPr>
                              <w:r>
                                <w:rPr>
                                  <w:rFonts w:hint="cs"/>
                                  <w:rtl/>
                                </w:rPr>
                                <w:t xml:space="preserve">אין מתחרים לחברה </w:t>
                              </w:r>
                              <w:del w:id="6" w:author="בודק" w:date="2022-12-24T20:59:00Z">
                                <w:r w:rsidDel="003C5B8B">
                                  <w:rPr>
                                    <w:rFonts w:hint="cs"/>
                                    <w:rtl/>
                                  </w:rPr>
                                  <w:delText xml:space="preserve">בזמן </w:delText>
                                </w:r>
                              </w:del>
                              <w:ins w:id="7" w:author="בודק" w:date="2022-12-24T20:59:00Z">
                                <w:r>
                                  <w:rPr>
                                    <w:rFonts w:hint="cs"/>
                                    <w:rtl/>
                                  </w:rPr>
                                  <w:t xml:space="preserve">בשלבי </w:t>
                                </w:r>
                              </w:ins>
                              <w:r>
                                <w:rPr>
                                  <w:rFonts w:hint="cs"/>
                                  <w:rtl/>
                                </w:rPr>
                                <w:t>חדירה לשוק</w:t>
                              </w:r>
                            </w:p>
                            <w:p w14:paraId="1C52444E" w14:textId="77777777" w:rsidR="00D66B62" w:rsidRDefault="00D66B62" w:rsidP="00D66B62">
                              <w:pPr>
                                <w:jc w:val="center"/>
                              </w:pPr>
                            </w:p>
                          </w:txbxContent>
                        </wps:txbx>
                        <wps:bodyPr rot="0" vert="horz" wrap="square" lIns="91440" tIns="45720" rIns="91440" bIns="45720" anchor="ctr" anchorCtr="0" upright="1">
                          <a:noAutofit/>
                        </wps:bodyPr>
                      </wps:wsp>
                      <wps:wsp>
                        <wps:cNvPr id="19" name="Straight Arrow Connector 21"/>
                        <wps:cNvCnPr>
                          <a:cxnSpLocks noChangeShapeType="1"/>
                        </wps:cNvCnPr>
                        <wps:spPr bwMode="auto">
                          <a:xfrm>
                            <a:off x="1365101" y="685209"/>
                            <a:ext cx="425800" cy="434906"/>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 name="Rectangle 22"/>
                        <wps:cNvSpPr>
                          <a:spLocks noChangeArrowheads="1"/>
                        </wps:cNvSpPr>
                        <wps:spPr bwMode="auto">
                          <a:xfrm>
                            <a:off x="4340203" y="2059328"/>
                            <a:ext cx="1622401" cy="1598322"/>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1B13272D" w14:textId="77777777" w:rsidR="00D66B62" w:rsidRDefault="00D66B62" w:rsidP="00D66B62">
                              <w:pPr>
                                <w:jc w:val="center"/>
                              </w:pPr>
                              <w:r>
                                <w:rPr>
                                  <w:rFonts w:hint="cs"/>
                                  <w:rtl/>
                                </w:rPr>
                                <w:t xml:space="preserve">כוח מיקוח של לקוחות: הלקוחות שלנו מקבלים שירות מהחברה שחוסך להם זמן, מהר, וגם נוח בנוסף לכך אין הרבה מתחרים לנו בשוק לכן כוח המיקוח של הלקוחות נמוך </w:t>
                              </w:r>
                            </w:p>
                          </w:txbxContent>
                        </wps:txbx>
                        <wps:bodyPr rot="0" vert="horz" wrap="square" lIns="91440" tIns="45720" rIns="91440" bIns="45720" anchor="ctr" anchorCtr="0" upright="1">
                          <a:noAutofit/>
                        </wps:bodyPr>
                      </wps:wsp>
                      <wps:wsp>
                        <wps:cNvPr id="21" name="Rectangle 23"/>
                        <wps:cNvSpPr>
                          <a:spLocks noChangeArrowheads="1"/>
                        </wps:cNvSpPr>
                        <wps:spPr bwMode="auto">
                          <a:xfrm>
                            <a:off x="192600" y="2420333"/>
                            <a:ext cx="2072802" cy="1274417"/>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48D29DB9" w14:textId="77777777" w:rsidR="00D66B62" w:rsidRPr="00651811" w:rsidRDefault="00D66B62" w:rsidP="00D66B62">
                              <w:pPr>
                                <w:jc w:val="center"/>
                                <w:rPr>
                                  <w:sz w:val="20"/>
                                  <w:szCs w:val="20"/>
                                </w:rPr>
                              </w:pPr>
                              <w:r w:rsidRPr="00651811">
                                <w:rPr>
                                  <w:rFonts w:hint="cs"/>
                                  <w:sz w:val="20"/>
                                  <w:szCs w:val="20"/>
                                  <w:rtl/>
                                </w:rPr>
                                <w:t>כוח מיקוח של ספקים: ספקי החברה שלנו הם הלקוחות כך שאם לקוחות אוספים יותר פלסטיק החברה מוכרת יותר למפעל המחזור, אב</w:t>
                              </w:r>
                              <w:r w:rsidRPr="00651811">
                                <w:rPr>
                                  <w:rFonts w:hint="eastAsia"/>
                                  <w:sz w:val="20"/>
                                  <w:szCs w:val="20"/>
                                  <w:rtl/>
                                </w:rPr>
                                <w:t>ל</w:t>
                              </w:r>
                              <w:r w:rsidRPr="00651811">
                                <w:rPr>
                                  <w:rFonts w:hint="cs"/>
                                  <w:sz w:val="20"/>
                                  <w:szCs w:val="20"/>
                                  <w:rtl/>
                                </w:rPr>
                                <w:t xml:space="preserve"> לקוחות כן אוספים ככל היותר כי הם מקבלים הטבות, לכן כוח מיקוח של ספקים נמוך.</w:t>
                              </w:r>
                            </w:p>
                          </w:txbxContent>
                        </wps:txbx>
                        <wps:bodyPr rot="0" vert="horz" wrap="square" lIns="91440" tIns="45720" rIns="91440" bIns="45720" anchor="ctr" anchorCtr="0" upright="1">
                          <a:noAutofit/>
                        </wps:bodyPr>
                      </wps:wsp>
                      <wps:wsp>
                        <wps:cNvPr id="22" name="Rectangle 24"/>
                        <wps:cNvSpPr>
                          <a:spLocks noChangeArrowheads="1"/>
                        </wps:cNvSpPr>
                        <wps:spPr bwMode="auto">
                          <a:xfrm>
                            <a:off x="4632504" y="99601"/>
                            <a:ext cx="1393101" cy="106871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2F99AC5" w14:textId="77777777" w:rsidR="00D66B62" w:rsidRPr="00651811" w:rsidRDefault="00D66B62" w:rsidP="00D66B62">
                              <w:pPr>
                                <w:jc w:val="center"/>
                                <w:rPr>
                                  <w:sz w:val="20"/>
                                  <w:szCs w:val="20"/>
                                </w:rPr>
                              </w:pPr>
                              <w:r w:rsidRPr="00964338">
                                <w:rPr>
                                  <w:sz w:val="20"/>
                                  <w:szCs w:val="20"/>
                                  <w:rtl/>
                                </w:rPr>
                                <w:t>מוצרים ושירותים חלופיים: מפעלי מחזור או להסתפק בלזרוק את הפלסטיק</w:t>
                              </w:r>
                            </w:p>
                          </w:txbxContent>
                        </wps:txbx>
                        <wps:bodyPr rot="0" vert="horz" wrap="square" lIns="91440" tIns="45720" rIns="91440" bIns="45720" anchor="ctr" anchorCtr="0" upright="1">
                          <a:noAutofit/>
                        </wps:bodyPr>
                      </wps:wsp>
                      <wps:wsp>
                        <wps:cNvPr id="23" name="Straight Arrow Connector 25"/>
                        <wps:cNvCnPr>
                          <a:cxnSpLocks noChangeShapeType="1"/>
                        </wps:cNvCnPr>
                        <wps:spPr bwMode="auto">
                          <a:xfrm flipV="1">
                            <a:off x="1229001" y="2139329"/>
                            <a:ext cx="561900" cy="281004"/>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4" name="Straight Arrow Connector 26"/>
                        <wps:cNvCnPr>
                          <a:cxnSpLocks noChangeShapeType="1"/>
                        </wps:cNvCnPr>
                        <wps:spPr bwMode="auto">
                          <a:xfrm flipH="1" flipV="1">
                            <a:off x="4176903" y="2139329"/>
                            <a:ext cx="163500" cy="680509"/>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5" name="Straight Arrow Connector 27"/>
                        <wps:cNvCnPr>
                          <a:cxnSpLocks noChangeShapeType="1"/>
                        </wps:cNvCnPr>
                        <wps:spPr bwMode="auto">
                          <a:xfrm flipH="1">
                            <a:off x="4176903" y="633909"/>
                            <a:ext cx="455600" cy="486207"/>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A368F33" id="בד ציור 26" o:spid="_x0000_s1028" editas="canvas" style="position:absolute;left:0;text-align:left;margin-left:53.15pt;margin-top:768.75pt;width:489.15pt;height:292.5pt;z-index:-251655168;mso-position-horizontal-relative:margin" coordsize="62122,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2122;height:37147;visibility:visible;mso-wrap-style:square" filled="t">
                  <v:fill o:detectmouseclick="t"/>
                  <v:path o:connecttype="none"/>
                </v:shape>
                <v:oval id="Oval 16" o:spid="_x0000_s1030" style="position:absolute;left:12967;top:9090;width:33744;height:14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" fillcolor="white [3201]" strokecolor="black [3200]" strokeweight="2pt"/>
                <v:rect id="Rectangle 17" o:spid="_x0000_s1031" style="position:absolute;left:15367;top:12612;width:11112;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" fillcolor="white [3201]" strokecolor="black [3200]" strokeweight="2pt">
                  <v:textbox>
                    <w:txbxContent>
                      <w:p w14:paraId="5CE54352" w14:textId="77777777" w:rsidR="00D66B62" w:rsidRPr="004D16C6" w:rsidRDefault="00D66B62" w:rsidP="00D66B62">
                        <w:pPr>
                          <w:jc w:val="center"/>
                          <w:rPr>
                            <w:lang w:bidi="ar-AE"/>
                          </w:rPr>
                        </w:pPr>
                        <w:r>
                          <w:rPr>
                            <w:lang w:bidi="ar-AE"/>
                          </w:rPr>
                          <w:t>ECO-FRINDLY</w:t>
                        </w:r>
                      </w:p>
                    </w:txbxContent>
                  </v:textbox>
                </v:rect>
                <v:rect id="Rectangle 18" o:spid="_x0000_s1032" style="position:absolute;left:34009;top:12435;width:9207;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" fillcolor="white [3201]" strokecolor="black [3200]" strokeweight="2pt">
                  <v:textbox>
                    <w:txbxContent>
                      <w:p w14:paraId="62547EE6" w14:textId="77777777" w:rsidR="00D66B62" w:rsidRPr="00651811" w:rsidRDefault="00D66B62" w:rsidP="00D66B62">
                        <w:pPr>
                          <w:jc w:val="center"/>
                          <w:rPr>
                            <w:sz w:val="18"/>
                            <w:szCs w:val="18"/>
                          </w:rPr>
                        </w:pPr>
                        <w:r w:rsidRPr="00651811">
                          <w:rPr>
                            <w:rFonts w:hint="cs"/>
                            <w:sz w:val="18"/>
                            <w:szCs w:val="18"/>
                            <w:rtl/>
                          </w:rPr>
                          <w:t>מפעלי המחזור שמשלמים ללקוח עבור הפלסטיק</w:t>
                        </w:r>
                      </w:p>
                    </w:txbxContent>
                  </v:textbox>
                </v:rect>
                <v:shapetype id="_x0000_t32" coordsize="21600,21600" o:spt="32" o:oned="t" path="m,l21600,21600e" filled="f">
                  <v:path arrowok="t" fillok="f" o:connecttype="none"/>
                  <o:lock v:ext="edit" shapetype="t"/>
                </v:shapetype>
                <v:shape id="Straight Arrow Connector 19" o:spid="_x0000_s1033" type="#_x0000_t32" style="position:absolute;left:26367;top:15991;width:7642;height: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" strokecolor="black [3040]">
                  <v:stroke startarrow="block" endarrow="block"/>
                </v:shape>
                <v:rect id="Rectangle 20" o:spid="_x0000_s1034" style="position:absolute;left:762;top:635;width:12889;height:1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" fillcolor="white [3201]" strokecolor="black [3200]" strokeweight="2pt">
                  <v:textbox>
                    <w:txbxContent>
                      <w:p w14:paraId="5E951CC9" w14:textId="77777777" w:rsidR="00D66B62" w:rsidRPr="00502B6F" w:rsidRDefault="00D66B62" w:rsidP="00D66B62">
                        <w:pPr>
                          <w:jc w:val="center"/>
                        </w:pPr>
                        <w:r>
                          <w:rPr>
                            <w:rFonts w:hint="cs"/>
                            <w:rtl/>
                          </w:rPr>
                          <w:t>מתחרים בשלבי חדירה בשוק:</w:t>
                        </w:r>
                      </w:p>
                      <w:p w14:paraId="197E460E" w14:textId="77777777" w:rsidR="00D66B62" w:rsidRDefault="00D66B62" w:rsidP="00D66B62">
                        <w:pPr>
                          <w:jc w:val="center"/>
                          <w:rPr>
                            <w:rtl/>
                          </w:rPr>
                        </w:pPr>
                        <w:r>
                          <w:rPr>
                            <w:rFonts w:hint="cs"/>
                            <w:rtl/>
                          </w:rPr>
                          <w:t xml:space="preserve">אין מתחרים לחברה </w:t>
                        </w:r>
                        <w:del w:id="8" w:author="בודק" w:date="2022-12-24T20:59:00Z">
                          <w:r w:rsidDel="003C5B8B">
                            <w:rPr>
                              <w:rFonts w:hint="cs"/>
                              <w:rtl/>
                            </w:rPr>
                            <w:delText xml:space="preserve">בזמן </w:delText>
                          </w:r>
                        </w:del>
                        <w:ins w:id="9" w:author="בודק" w:date="2022-12-24T20:59:00Z">
                          <w:r>
                            <w:rPr>
                              <w:rFonts w:hint="cs"/>
                              <w:rtl/>
                            </w:rPr>
                            <w:t xml:space="preserve">בשלבי </w:t>
                          </w:r>
                        </w:ins>
                        <w:r>
                          <w:rPr>
                            <w:rFonts w:hint="cs"/>
                            <w:rtl/>
                          </w:rPr>
                          <w:t>חדירה לשוק</w:t>
                        </w:r>
                      </w:p>
                      <w:p w14:paraId="1C52444E" w14:textId="77777777" w:rsidR="00D66B62" w:rsidRDefault="00D66B62" w:rsidP="00D66B62">
                        <w:pPr>
                          <w:jc w:val="center"/>
                        </w:pPr>
                      </w:p>
                    </w:txbxContent>
                  </v:textbox>
                </v:rect>
                <v:shape id="Straight Arrow Connector 21" o:spid="_x0000_s1035" type="#_x0000_t32" style="position:absolute;left:13651;top:6852;width:4258;height:4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" strokecolor="black [3040]">
                  <v:stroke endarrow="block"/>
                </v:shape>
                <v:rect id="Rectangle 22" o:spid="_x0000_s1036" style="position:absolute;left:43402;top:20593;width:16224;height:15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textbox>
                    <w:txbxContent>
                      <w:p w14:paraId="1B13272D" w14:textId="77777777" w:rsidR="00D66B62" w:rsidRDefault="00D66B62" w:rsidP="00D66B62">
                        <w:pPr>
                          <w:jc w:val="center"/>
                        </w:pPr>
                        <w:r>
                          <w:rPr>
                            <w:rFonts w:hint="cs"/>
                            <w:rtl/>
                          </w:rPr>
                          <w:t xml:space="preserve">כוח מיקוח של לקוחות: הלקוחות שלנו מקבלים שירות מהחברה שחוסך להם זמן, מהר, וגם נוח בנוסף לכך אין הרבה מתחרים לנו בשוק לכן כוח המיקוח של הלקוחות נמוך </w:t>
                        </w:r>
                      </w:p>
                    </w:txbxContent>
                  </v:textbox>
                </v:rect>
                <v:rect id="Rectangle 23" o:spid="_x0000_s1037" style="position:absolute;left:1926;top:24203;width:20728;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" fillcolor="white [3201]" strokecolor="black [3200]" strokeweight="2pt">
                  <v:textbox>
                    <w:txbxContent>
                      <w:p w14:paraId="48D29DB9" w14:textId="77777777" w:rsidR="00D66B62" w:rsidRPr="00651811" w:rsidRDefault="00D66B62" w:rsidP="00D66B62">
                        <w:pPr>
                          <w:jc w:val="center"/>
                          <w:rPr>
                            <w:sz w:val="20"/>
                            <w:szCs w:val="20"/>
                          </w:rPr>
                        </w:pPr>
                        <w:r w:rsidRPr="00651811">
                          <w:rPr>
                            <w:rFonts w:hint="cs"/>
                            <w:sz w:val="20"/>
                            <w:szCs w:val="20"/>
                            <w:rtl/>
                          </w:rPr>
                          <w:t>כוח מיקוח של ספקים: ספקי החברה שלנו הם הלקוחות כך שאם לקוחות אוספים יותר פלסטיק החברה מוכרת יותר למפעל המחזור, אב</w:t>
                        </w:r>
                        <w:r w:rsidRPr="00651811">
                          <w:rPr>
                            <w:rFonts w:hint="eastAsia"/>
                            <w:sz w:val="20"/>
                            <w:szCs w:val="20"/>
                            <w:rtl/>
                          </w:rPr>
                          <w:t>ל</w:t>
                        </w:r>
                        <w:r w:rsidRPr="00651811">
                          <w:rPr>
                            <w:rFonts w:hint="cs"/>
                            <w:sz w:val="20"/>
                            <w:szCs w:val="20"/>
                            <w:rtl/>
                          </w:rPr>
                          <w:t xml:space="preserve"> לקוחות כן אוספים ככל היותר כי הם מקבלים הטבות, לכן כוח מיקוח של ספקים נמוך.</w:t>
                        </w:r>
                      </w:p>
                    </w:txbxContent>
                  </v:textbox>
                </v:rect>
                <v:rect id="Rectangle 24" o:spid="_x0000_s1038" style="position:absolute;left:46325;top:996;width:139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" fillcolor="white [3201]" strokecolor="black [3200]" strokeweight="2pt">
                  <v:textbox>
                    <w:txbxContent>
                      <w:p w14:paraId="52F99AC5" w14:textId="77777777" w:rsidR="00D66B62" w:rsidRPr="00651811" w:rsidRDefault="00D66B62" w:rsidP="00D66B62">
                        <w:pPr>
                          <w:jc w:val="center"/>
                          <w:rPr>
                            <w:sz w:val="20"/>
                            <w:szCs w:val="20"/>
                          </w:rPr>
                        </w:pPr>
                        <w:r w:rsidRPr="00964338">
                          <w:rPr>
                            <w:sz w:val="20"/>
                            <w:szCs w:val="20"/>
                            <w:rtl/>
                          </w:rPr>
                          <w:t>מוצרים ושירותים חלופיים: מפעלי מחזור או להסתפק בלזרוק את הפלסטיק</w:t>
                        </w:r>
                      </w:p>
                    </w:txbxContent>
                  </v:textbox>
                </v:rect>
                <v:shape id="Straight Arrow Connector 25" o:spid="_x0000_s1039" type="#_x0000_t32" style="position:absolute;left:12290;top:21393;width:5619;height:2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" strokecolor="black [3040]">
                  <v:stroke endarrow="block"/>
                </v:shape>
                <v:shape id="Straight Arrow Connector 26" o:spid="_x0000_s1040" type="#_x0000_t32" style="position:absolute;left:41769;top:21393;width:1635;height:68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" strokecolor="black [3040]">
                  <v:stroke endarrow="block"/>
                </v:shape>
                <v:shape id="Straight Arrow Connector 27" o:spid="_x0000_s1041" type="#_x0000_t32" style="position:absolute;left:41769;top:6339;width:4556;height:4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" strokecolor="black [3040]">
                  <v:stroke endarrow="block"/>
                </v:shape>
                <w10:wrap anchorx="margin"/>
              </v:group>
            </w:pict>
          </mc:Fallback>
        </mc:AlternateContent>
      </w:r>
      <w:r w:rsidR="005D72A5" w:rsidRPr="005D72A5">
        <w:rPr>
          <w:rFonts w:hint="cs"/>
          <w:b/>
          <w:bCs/>
          <w:color w:val="538135" w:themeColor="accent6" w:themeShade="BF"/>
          <w:sz w:val="28"/>
          <w:szCs w:val="28"/>
          <w:rtl/>
        </w:rPr>
        <w:t>יתרונות החברה</w:t>
      </w:r>
    </w:p>
    <w:p w14:paraId="10D2FE4F" w14:textId="50476D96" w:rsidR="001758F9" w:rsidRPr="001758F9" w:rsidRDefault="001758F9" w:rsidP="001758F9">
      <w:pPr>
        <w:spacing w:before="240" w:after="240"/>
        <w:rPr>
          <w:rFonts w:hint="cs"/>
          <w:color w:val="538135" w:themeColor="accent6" w:themeShade="BF"/>
          <w:sz w:val="28"/>
          <w:szCs w:val="28"/>
        </w:rPr>
      </w:pPr>
      <w:r>
        <w:rPr>
          <w:rFonts w:hint="cs"/>
          <w:color w:val="538135" w:themeColor="accent6" w:themeShade="BF"/>
          <w:sz w:val="28"/>
          <w:szCs w:val="28"/>
          <w:rtl/>
        </w:rPr>
        <w:t xml:space="preserve">חברת </w:t>
      </w:r>
      <w:r w:rsidRPr="00C863E4">
        <w:rPr>
          <w:rFonts w:cs="Arial" w:hint="cs"/>
          <w:b/>
          <w:color w:val="538135" w:themeColor="accent6" w:themeShade="BF"/>
          <w:sz w:val="28"/>
          <w:szCs w:val="28"/>
          <w:rtl/>
        </w:rPr>
        <w:t>פלסטי</w:t>
      </w:r>
      <w:r>
        <w:rPr>
          <w:rFonts w:cs="Arial" w:hint="cs"/>
          <w:b/>
          <w:color w:val="538135" w:themeColor="accent6" w:themeShade="BF"/>
          <w:sz w:val="28"/>
          <w:szCs w:val="28"/>
          <w:rtl/>
        </w:rPr>
        <w:t>ק</w:t>
      </w:r>
      <w:r w:rsidRPr="00C863E4">
        <w:rPr>
          <w:rFonts w:cs="Arial" w:hint="cs"/>
          <w:b/>
          <w:color w:val="538135" w:themeColor="accent6" w:themeShade="BF"/>
          <w:sz w:val="28"/>
          <w:szCs w:val="28"/>
          <w:rtl/>
        </w:rPr>
        <w:t>-קולקטי</w:t>
      </w:r>
      <w:r w:rsidRPr="00C863E4">
        <w:rPr>
          <w:rFonts w:cs="Arial" w:hint="eastAsia"/>
          <w:b/>
          <w:color w:val="538135" w:themeColor="accent6" w:themeShade="BF"/>
          <w:sz w:val="28"/>
          <w:szCs w:val="28"/>
          <w:rtl/>
        </w:rPr>
        <w:t>ב</w:t>
      </w:r>
      <w:r>
        <w:rPr>
          <w:rFonts w:hint="cs"/>
          <w:color w:val="538135" w:themeColor="accent6" w:themeShade="BF"/>
          <w:sz w:val="28"/>
          <w:szCs w:val="28"/>
          <w:rtl/>
        </w:rPr>
        <w:t xml:space="preserve"> היא החברה היחידה בארץ האוספת כל סוגי פסולת הפלסטיק מבית הלקוח, שאר החברות המתחרות אוספים רק סוג אחד למחזור למשל: בקבוקים, או מבקשים מהלקוח להביא את פסולת הפלסטיק לנקודה מסוימת בלי לתת לו הטבות במקביל.</w:t>
      </w:r>
    </w:p>
    <w:p w14:paraId="38995562" w14:textId="0BCE1DBC" w:rsidR="00C0247A" w:rsidRPr="00C0247A" w:rsidRDefault="00D66B62" w:rsidP="00D66B62">
      <w:pPr>
        <w:jc w:val="center"/>
        <w:rPr>
          <w:noProof/>
          <w:color w:val="538135" w:themeColor="accent6" w:themeShade="BF"/>
          <w:sz w:val="28"/>
          <w:szCs w:val="28"/>
          <w:rtl/>
        </w:rPr>
      </w:pPr>
      <w:r>
        <w:rPr>
          <w:noProof/>
        </w:rPr>
        <w:drawing>
          <wp:inline distT="0" distB="0" distL="0" distR="0" wp14:anchorId="7D576D6A" wp14:editId="6DFB8669">
            <wp:extent cx="5277068" cy="3510845"/>
            <wp:effectExtent l="0" t="0" r="0" b="0"/>
            <wp:docPr id="8" name="תמונה 8" descr="Free vector garbage managem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vector garbage management concept illustration"/>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87059" cy="3517492"/>
                    </a:xfrm>
                    <a:prstGeom prst="rect">
                      <a:avLst/>
                    </a:prstGeom>
                    <a:noFill/>
                    <a:ln>
                      <a:noFill/>
                    </a:ln>
                  </pic:spPr>
                </pic:pic>
              </a:graphicData>
            </a:graphic>
          </wp:inline>
        </w:drawing>
      </w:r>
    </w:p>
    <w:p w14:paraId="3C198754" w14:textId="63BF6C17" w:rsidR="00C0247A" w:rsidRPr="0009199D" w:rsidRDefault="00C0247A" w:rsidP="0009199D">
      <w:pPr>
        <w:jc w:val="both"/>
        <w:rPr>
          <w:noProof/>
          <w:color w:val="538135" w:themeColor="accent6" w:themeShade="BF"/>
          <w:sz w:val="28"/>
          <w:szCs w:val="28"/>
          <w:rtl/>
        </w:rPr>
      </w:pPr>
    </w:p>
    <w:p w14:paraId="094A9880" w14:textId="6A1B0294" w:rsidR="0006377B" w:rsidRPr="007C7216" w:rsidRDefault="0006377B" w:rsidP="007C7216">
      <w:pPr>
        <w:tabs>
          <w:tab w:val="left" w:pos="1304"/>
        </w:tabs>
        <w:rPr>
          <w:rFonts w:hint="cs"/>
          <w:rtl/>
          <w:lang w:bidi="ar-AE"/>
        </w:rPr>
      </w:pPr>
    </w:p>
    <w:p w14:paraId="7ED9D5D1" w14:textId="32307D7B" w:rsidR="0006377B" w:rsidRPr="00393BA7" w:rsidRDefault="0006377B" w:rsidP="0006377B">
      <w:pPr>
        <w:spacing w:before="240" w:after="240"/>
        <w:rPr>
          <w:b/>
          <w:bCs/>
          <w:color w:val="538135" w:themeColor="accent6" w:themeShade="BF"/>
          <w:sz w:val="32"/>
          <w:szCs w:val="32"/>
          <w:u w:val="single"/>
          <w:rtl/>
        </w:rPr>
      </w:pPr>
      <w:r w:rsidRPr="00393BA7">
        <w:rPr>
          <w:b/>
          <w:bCs/>
          <w:color w:val="538135" w:themeColor="accent6" w:themeShade="BF"/>
          <w:sz w:val="32"/>
          <w:szCs w:val="32"/>
          <w:u w:val="single"/>
          <w:rtl/>
        </w:rPr>
        <w:t>ניתוח הסביבה העסקית של החברה על פי המודל של פורטר, כולל דוגמאות אמיתיות לחברות מתחרות</w:t>
      </w:r>
      <w:r w:rsidRPr="00393BA7">
        <w:rPr>
          <w:rFonts w:hint="cs"/>
          <w:b/>
          <w:bCs/>
          <w:color w:val="538135" w:themeColor="accent6" w:themeShade="BF"/>
          <w:sz w:val="32"/>
          <w:szCs w:val="32"/>
          <w:u w:val="single"/>
          <w:rtl/>
        </w:rPr>
        <w:t>:</w:t>
      </w:r>
    </w:p>
    <w:p w14:paraId="4DE25F32" w14:textId="4A8F9ECA" w:rsidR="001E2861" w:rsidRPr="0006377B" w:rsidRDefault="001E2861" w:rsidP="00816B77">
      <w:pPr>
        <w:tabs>
          <w:tab w:val="left" w:pos="1304"/>
        </w:tabs>
        <w:rPr>
          <w:rtl/>
          <w:lang w:bidi="ar-AE"/>
        </w:rPr>
      </w:pPr>
    </w:p>
    <w:p w14:paraId="1D13160A" w14:textId="186F7CD0" w:rsidR="001E2861" w:rsidRDefault="001E2861" w:rsidP="00816B77">
      <w:pPr>
        <w:tabs>
          <w:tab w:val="left" w:pos="1304"/>
        </w:tabs>
        <w:rPr>
          <w:rtl/>
          <w:lang w:bidi="ar-AE"/>
        </w:rPr>
      </w:pPr>
    </w:p>
    <w:p w14:paraId="629AFE99" w14:textId="56C00B5F" w:rsidR="001E2861" w:rsidRDefault="00DC5C30" w:rsidP="00816B77">
      <w:pPr>
        <w:tabs>
          <w:tab w:val="left" w:pos="1304"/>
        </w:tabs>
        <w:rPr>
          <w:rtl/>
          <w:lang w:bidi="ar-AE"/>
        </w:rPr>
      </w:pPr>
      <w:r>
        <w:rPr>
          <w:noProof/>
          <w:rtl/>
          <w:lang w:val="ar-AE" w:bidi="ar-AE"/>
        </w:rPr>
        <mc:AlternateContent>
          <mc:Choice Requires="wpc">
            <w:drawing>
              <wp:anchor distT="0" distB="0" distL="114300" distR="114300" simplePos="0" relativeHeight="251663360" behindDoc="1" locked="0" layoutInCell="1" allowOverlap="1" wp14:anchorId="2A368F33" wp14:editId="7F1C3C21">
                <wp:simplePos x="0" y="0"/>
                <wp:positionH relativeFrom="margin">
                  <wp:align>center</wp:align>
                </wp:positionH>
                <wp:positionV relativeFrom="paragraph">
                  <wp:posOffset>102870</wp:posOffset>
                </wp:positionV>
                <wp:extent cx="6212205" cy="3714750"/>
                <wp:effectExtent l="0" t="0" r="0" b="0"/>
                <wp:wrapSquare wrapText="bothSides"/>
                <wp:docPr id="39" name="בד ציור 3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27" name="Oval 16"/>
                        <wps:cNvSpPr>
                          <a:spLocks noChangeArrowheads="1"/>
                        </wps:cNvSpPr>
                        <wps:spPr bwMode="auto">
                          <a:xfrm>
                            <a:off x="1296701" y="909012"/>
                            <a:ext cx="3374403" cy="1441419"/>
                          </a:xfrm>
                          <a:prstGeom prst="ellipse">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vert="horz" wrap="square" lIns="91440" tIns="45720" rIns="91440" bIns="45720" anchor="ctr" anchorCtr="0" upright="1">
                          <a:noAutofit/>
                        </wps:bodyPr>
                      </wps:wsp>
                      <wps:wsp>
                        <wps:cNvPr id="28" name="Rectangle 17"/>
                        <wps:cNvSpPr>
                          <a:spLocks noChangeArrowheads="1"/>
                        </wps:cNvSpPr>
                        <wps:spPr bwMode="auto">
                          <a:xfrm>
                            <a:off x="1536701" y="1261217"/>
                            <a:ext cx="1111201" cy="711210"/>
                          </a:xfrm>
                          <a:prstGeom prst="rect">
                            <a:avLst/>
                          </a:prstGeom>
                          <a:solidFill>
                            <a:schemeClr val="lt1">
                              <a:lumMod val="100000"/>
                              <a:lumOff val="0"/>
                            </a:schemeClr>
                          </a:solidFill>
                          <a:ln w="25400">
                            <a:solidFill>
                              <a:schemeClr val="accent6">
                                <a:lumMod val="50000"/>
                              </a:schemeClr>
                            </a:solidFill>
                            <a:miter lim="800000"/>
                            <a:headEnd/>
                            <a:tailEnd/>
                          </a:ln>
                        </wps:spPr>
                        <wps:txbx>
                          <w:txbxContent>
                            <w:p w14:paraId="22F1C421" w14:textId="37F25D71" w:rsidR="00DC5C30" w:rsidRPr="0006377B" w:rsidRDefault="0006377B" w:rsidP="00DC5C30">
                              <w:pPr>
                                <w:jc w:val="center"/>
                                <w:rPr>
                                  <w:b/>
                                  <w:bCs/>
                                  <w:color w:val="385623" w:themeColor="accent6" w:themeShade="80"/>
                                  <w:lang w:bidi="ar-AE"/>
                                </w:rPr>
                              </w:pPr>
                              <w:r w:rsidRPr="0006377B">
                                <w:rPr>
                                  <w:b/>
                                  <w:bCs/>
                                  <w:color w:val="385623" w:themeColor="accent6" w:themeShade="80"/>
                                  <w:lang w:bidi="ar-AE"/>
                                </w:rPr>
                                <w:t>PlastiCollective</w:t>
                              </w:r>
                            </w:p>
                          </w:txbxContent>
                        </wps:txbx>
                        <wps:bodyPr rot="0" vert="horz" wrap="square" lIns="91440" tIns="45720" rIns="91440" bIns="45720" anchor="ctr" anchorCtr="0" upright="1">
                          <a:noAutofit/>
                        </wps:bodyPr>
                      </wps:wsp>
                      <wps:wsp>
                        <wps:cNvPr id="29" name="Rectangle 18"/>
                        <wps:cNvSpPr>
                          <a:spLocks noChangeArrowheads="1"/>
                        </wps:cNvSpPr>
                        <wps:spPr bwMode="auto">
                          <a:xfrm>
                            <a:off x="2990851" y="1168313"/>
                            <a:ext cx="1186052" cy="939887"/>
                          </a:xfrm>
                          <a:prstGeom prst="rect">
                            <a:avLst/>
                          </a:prstGeom>
                          <a:solidFill>
                            <a:schemeClr val="lt1">
                              <a:lumMod val="100000"/>
                              <a:lumOff val="0"/>
                            </a:schemeClr>
                          </a:solidFill>
                          <a:ln w="25400">
                            <a:solidFill>
                              <a:schemeClr val="accent6">
                                <a:lumMod val="50000"/>
                              </a:schemeClr>
                            </a:solidFill>
                            <a:miter lim="800000"/>
                            <a:headEnd/>
                            <a:tailEnd/>
                          </a:ln>
                        </wps:spPr>
                        <wps:txbx>
                          <w:txbxContent>
                            <w:p w14:paraId="2FFDDAD0" w14:textId="793BACCE" w:rsidR="00DC5C30" w:rsidRPr="00651811" w:rsidRDefault="00DC5C30" w:rsidP="00DC5C30">
                              <w:pPr>
                                <w:jc w:val="center"/>
                                <w:rPr>
                                  <w:sz w:val="18"/>
                                  <w:szCs w:val="18"/>
                                </w:rPr>
                              </w:pPr>
                              <w:r w:rsidRPr="00651811">
                                <w:rPr>
                                  <w:rFonts w:hint="cs"/>
                                  <w:sz w:val="18"/>
                                  <w:szCs w:val="18"/>
                                  <w:rtl/>
                                </w:rPr>
                                <w:t>מפעלי המחזור שמשלמים ללקוח עבור הפלסטיק</w:t>
                              </w:r>
                              <w:r w:rsidR="005D72A5">
                                <w:rPr>
                                  <w:rFonts w:hint="cs"/>
                                  <w:sz w:val="18"/>
                                  <w:szCs w:val="18"/>
                                  <w:rtl/>
                                </w:rPr>
                                <w:t>, למשל חברת: קואלה פתרונות מחזור,</w:t>
                              </w:r>
                              <w:r w:rsidR="005D72A5">
                                <w:rPr>
                                  <w:rFonts w:hint="cs"/>
                                  <w:color w:val="000000" w:themeColor="text1"/>
                                  <w:sz w:val="18"/>
                                  <w:szCs w:val="18"/>
                                  <w:rtl/>
                                </w:rPr>
                                <w:t xml:space="preserve"> </w:t>
                              </w:r>
                              <w:r w:rsidR="005D72A5" w:rsidRPr="005D72A5">
                                <w:rPr>
                                  <w:color w:val="000000" w:themeColor="text1"/>
                                  <w:sz w:val="18"/>
                                  <w:szCs w:val="18"/>
                                  <w:rtl/>
                                </w:rPr>
                                <w:t>היחידה למחזור</w:t>
                              </w:r>
                            </w:p>
                          </w:txbxContent>
                        </wps:txbx>
                        <wps:bodyPr rot="0" vert="horz" wrap="square" lIns="91440" tIns="45720" rIns="91440" bIns="45720" anchor="ctr" anchorCtr="0" upright="1">
                          <a:noAutofit/>
                        </wps:bodyPr>
                      </wps:wsp>
                      <wps:wsp>
                        <wps:cNvPr id="30" name="Straight Arrow Connector 19"/>
                        <wps:cNvCnPr>
                          <a:cxnSpLocks noChangeShapeType="1"/>
                        </wps:cNvCnPr>
                        <wps:spPr bwMode="auto">
                          <a:xfrm>
                            <a:off x="2636702" y="1615922"/>
                            <a:ext cx="316048" cy="0"/>
                          </a:xfrm>
                          <a:prstGeom prst="straightConnector1">
                            <a:avLst/>
                          </a:prstGeom>
                          <a:noFill/>
                          <a:ln w="9525">
                            <a:solidFill>
                              <a:schemeClr val="dk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Rectangle 20"/>
                        <wps:cNvSpPr>
                          <a:spLocks noChangeArrowheads="1"/>
                        </wps:cNvSpPr>
                        <wps:spPr bwMode="auto">
                          <a:xfrm>
                            <a:off x="76200" y="63501"/>
                            <a:ext cx="1288901" cy="1243517"/>
                          </a:xfrm>
                          <a:prstGeom prst="rect">
                            <a:avLst/>
                          </a:prstGeom>
                          <a:solidFill>
                            <a:schemeClr val="accent6">
                              <a:lumMod val="20000"/>
                              <a:lumOff val="80000"/>
                            </a:schemeClr>
                          </a:solidFill>
                          <a:ln w="25400">
                            <a:solidFill>
                              <a:schemeClr val="accent6">
                                <a:lumMod val="50000"/>
                              </a:schemeClr>
                            </a:solidFill>
                            <a:miter lim="800000"/>
                            <a:headEnd/>
                            <a:tailEnd/>
                          </a:ln>
                        </wps:spPr>
                        <wps:txbx>
                          <w:txbxContent>
                            <w:p w14:paraId="38C03993" w14:textId="77777777" w:rsidR="00DC5C30" w:rsidRPr="00502B6F" w:rsidRDefault="00DC5C30" w:rsidP="00DC5C30">
                              <w:pPr>
                                <w:jc w:val="center"/>
                              </w:pPr>
                              <w:r>
                                <w:rPr>
                                  <w:rFonts w:hint="cs"/>
                                  <w:rtl/>
                                </w:rPr>
                                <w:t>מתחרים בשלבי חדירה בשוק:</w:t>
                              </w:r>
                            </w:p>
                            <w:p w14:paraId="416D9857" w14:textId="2E6C1CEC" w:rsidR="00DC5C30" w:rsidRDefault="00DC5C30" w:rsidP="00DC5C30">
                              <w:pPr>
                                <w:jc w:val="center"/>
                                <w:rPr>
                                  <w:rtl/>
                                </w:rPr>
                              </w:pPr>
                              <w:r>
                                <w:rPr>
                                  <w:rFonts w:hint="cs"/>
                                  <w:rtl/>
                                </w:rPr>
                                <w:t xml:space="preserve">אין מתחרים לחברה </w:t>
                              </w:r>
                              <w:r w:rsidR="0006377B" w:rsidRPr="0006377B">
                                <w:rPr>
                                  <w:rFonts w:hint="cs"/>
                                  <w:color w:val="000000" w:themeColor="text1"/>
                                  <w:rtl/>
                                </w:rPr>
                                <w:t xml:space="preserve">בשלבי </w:t>
                              </w:r>
                              <w:r>
                                <w:rPr>
                                  <w:rFonts w:hint="cs"/>
                                  <w:rtl/>
                                </w:rPr>
                                <w:t>חדירה לשוק</w:t>
                              </w:r>
                            </w:p>
                            <w:p w14:paraId="247A1693" w14:textId="77777777" w:rsidR="00DC5C30" w:rsidRDefault="00DC5C30" w:rsidP="00DC5C30">
                              <w:pPr>
                                <w:jc w:val="center"/>
                              </w:pPr>
                            </w:p>
                          </w:txbxContent>
                        </wps:txbx>
                        <wps:bodyPr rot="0" vert="horz" wrap="square" lIns="91440" tIns="45720" rIns="91440" bIns="45720" anchor="ctr" anchorCtr="0" upright="1">
                          <a:noAutofit/>
                        </wps:bodyPr>
                      </wps:wsp>
                      <wps:wsp>
                        <wps:cNvPr id="32" name="Straight Arrow Connector 21"/>
                        <wps:cNvCnPr>
                          <a:cxnSpLocks noChangeShapeType="1"/>
                        </wps:cNvCnPr>
                        <wps:spPr bwMode="auto">
                          <a:xfrm>
                            <a:off x="1365101" y="685209"/>
                            <a:ext cx="425800" cy="434906"/>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3" name="Rectangle 22"/>
                        <wps:cNvSpPr>
                          <a:spLocks noChangeArrowheads="1"/>
                        </wps:cNvSpPr>
                        <wps:spPr bwMode="auto">
                          <a:xfrm>
                            <a:off x="4340203" y="2059328"/>
                            <a:ext cx="1622401" cy="1598322"/>
                          </a:xfrm>
                          <a:prstGeom prst="rect">
                            <a:avLst/>
                          </a:prstGeom>
                          <a:solidFill>
                            <a:schemeClr val="accent6">
                              <a:lumMod val="20000"/>
                              <a:lumOff val="80000"/>
                            </a:schemeClr>
                          </a:solidFill>
                          <a:ln w="25400">
                            <a:solidFill>
                              <a:schemeClr val="accent6">
                                <a:lumMod val="50000"/>
                              </a:schemeClr>
                            </a:solidFill>
                            <a:miter lim="800000"/>
                            <a:headEnd/>
                            <a:tailEnd/>
                          </a:ln>
                        </wps:spPr>
                        <wps:txbx>
                          <w:txbxContent>
                            <w:p w14:paraId="7AC0DE7D" w14:textId="77777777" w:rsidR="00DC5C30" w:rsidRDefault="00DC5C30" w:rsidP="00DC5C30">
                              <w:pPr>
                                <w:jc w:val="center"/>
                              </w:pPr>
                              <w:r>
                                <w:rPr>
                                  <w:rFonts w:hint="cs"/>
                                  <w:rtl/>
                                </w:rPr>
                                <w:t xml:space="preserve">כוח מיקוח של לקוחות: הלקוחות שלנו מקבלים שירות מהחברה שחוסך להם זמן, מהר, וגם נוח בנוסף לכך אין הרבה מתחרים לנו בשוק לכן כוח המיקוח של הלקוחות נמוך </w:t>
                              </w:r>
                            </w:p>
                          </w:txbxContent>
                        </wps:txbx>
                        <wps:bodyPr rot="0" vert="horz" wrap="square" lIns="91440" tIns="45720" rIns="91440" bIns="45720" anchor="ctr" anchorCtr="0" upright="1">
                          <a:noAutofit/>
                        </wps:bodyPr>
                      </wps:wsp>
                      <wps:wsp>
                        <wps:cNvPr id="34" name="Rectangle 23"/>
                        <wps:cNvSpPr>
                          <a:spLocks noChangeArrowheads="1"/>
                        </wps:cNvSpPr>
                        <wps:spPr bwMode="auto">
                          <a:xfrm>
                            <a:off x="192600" y="2420333"/>
                            <a:ext cx="2072802" cy="1274417"/>
                          </a:xfrm>
                          <a:prstGeom prst="rect">
                            <a:avLst/>
                          </a:prstGeom>
                          <a:solidFill>
                            <a:schemeClr val="accent6">
                              <a:lumMod val="20000"/>
                              <a:lumOff val="80000"/>
                            </a:schemeClr>
                          </a:solidFill>
                          <a:ln w="25400">
                            <a:solidFill>
                              <a:schemeClr val="accent6">
                                <a:lumMod val="50000"/>
                              </a:schemeClr>
                            </a:solidFill>
                            <a:miter lim="800000"/>
                            <a:headEnd/>
                            <a:tailEnd/>
                          </a:ln>
                        </wps:spPr>
                        <wps:txbx>
                          <w:txbxContent>
                            <w:p w14:paraId="5424607D" w14:textId="77777777" w:rsidR="00DC5C30" w:rsidRPr="00651811" w:rsidRDefault="00DC5C30" w:rsidP="00DC5C30">
                              <w:pPr>
                                <w:jc w:val="center"/>
                                <w:rPr>
                                  <w:sz w:val="20"/>
                                  <w:szCs w:val="20"/>
                                </w:rPr>
                              </w:pPr>
                              <w:r w:rsidRPr="00651811">
                                <w:rPr>
                                  <w:rFonts w:hint="cs"/>
                                  <w:sz w:val="20"/>
                                  <w:szCs w:val="20"/>
                                  <w:rtl/>
                                </w:rPr>
                                <w:t>כוח מיקוח של ספקים: ספקי החברה שלנו הם הלקוחות כך שאם לקוחות אוספים יותר פלסטיק החברה מוכרת יותר למפעל המחזור, אב</w:t>
                              </w:r>
                              <w:r w:rsidRPr="00651811">
                                <w:rPr>
                                  <w:rFonts w:hint="eastAsia"/>
                                  <w:sz w:val="20"/>
                                  <w:szCs w:val="20"/>
                                  <w:rtl/>
                                </w:rPr>
                                <w:t>ל</w:t>
                              </w:r>
                              <w:r w:rsidRPr="00651811">
                                <w:rPr>
                                  <w:rFonts w:hint="cs"/>
                                  <w:sz w:val="20"/>
                                  <w:szCs w:val="20"/>
                                  <w:rtl/>
                                </w:rPr>
                                <w:t xml:space="preserve"> לקוחות כן אוספים ככל היותר כי הם מקבלים הטבות, לכן כוח מיקוח של ספקים נמוך.</w:t>
                              </w:r>
                            </w:p>
                          </w:txbxContent>
                        </wps:txbx>
                        <wps:bodyPr rot="0" vert="horz" wrap="square" lIns="91440" tIns="45720" rIns="91440" bIns="45720" anchor="ctr" anchorCtr="0" upright="1">
                          <a:noAutofit/>
                        </wps:bodyPr>
                      </wps:wsp>
                      <wps:wsp>
                        <wps:cNvPr id="35" name="Rectangle 24"/>
                        <wps:cNvSpPr>
                          <a:spLocks noChangeArrowheads="1"/>
                        </wps:cNvSpPr>
                        <wps:spPr bwMode="auto">
                          <a:xfrm>
                            <a:off x="4632504" y="99601"/>
                            <a:ext cx="1393101" cy="1068714"/>
                          </a:xfrm>
                          <a:prstGeom prst="rect">
                            <a:avLst/>
                          </a:prstGeom>
                          <a:solidFill>
                            <a:schemeClr val="accent6">
                              <a:lumMod val="20000"/>
                              <a:lumOff val="80000"/>
                            </a:schemeClr>
                          </a:solidFill>
                          <a:ln w="25400">
                            <a:solidFill>
                              <a:schemeClr val="accent6">
                                <a:lumMod val="50000"/>
                              </a:schemeClr>
                            </a:solidFill>
                            <a:miter lim="800000"/>
                            <a:headEnd/>
                            <a:tailEnd/>
                          </a:ln>
                        </wps:spPr>
                        <wps:txbx>
                          <w:txbxContent>
                            <w:p w14:paraId="129677A6" w14:textId="77777777" w:rsidR="00DC5C30" w:rsidRPr="00651811" w:rsidRDefault="00DC5C30" w:rsidP="00DC5C30">
                              <w:pPr>
                                <w:jc w:val="center"/>
                                <w:rPr>
                                  <w:sz w:val="20"/>
                                  <w:szCs w:val="20"/>
                                </w:rPr>
                              </w:pPr>
                              <w:r w:rsidRPr="00964338">
                                <w:rPr>
                                  <w:sz w:val="20"/>
                                  <w:szCs w:val="20"/>
                                  <w:rtl/>
                                </w:rPr>
                                <w:t>מוצרים ושירותים חלופיים: מפעלי מחזור או להסתפק בלזרוק את הפלסטיק</w:t>
                              </w:r>
                            </w:p>
                          </w:txbxContent>
                        </wps:txbx>
                        <wps:bodyPr rot="0" vert="horz" wrap="square" lIns="91440" tIns="45720" rIns="91440" bIns="45720" anchor="ctr" anchorCtr="0" upright="1">
                          <a:noAutofit/>
                        </wps:bodyPr>
                      </wps:wsp>
                      <wps:wsp>
                        <wps:cNvPr id="36" name="Straight Arrow Connector 25"/>
                        <wps:cNvCnPr>
                          <a:cxnSpLocks noChangeShapeType="1"/>
                        </wps:cNvCnPr>
                        <wps:spPr bwMode="auto">
                          <a:xfrm flipV="1">
                            <a:off x="1229001" y="2139329"/>
                            <a:ext cx="561900" cy="281004"/>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7" name="Straight Arrow Connector 26"/>
                        <wps:cNvCnPr>
                          <a:cxnSpLocks noChangeShapeType="1"/>
                        </wps:cNvCnPr>
                        <wps:spPr bwMode="auto">
                          <a:xfrm flipH="1" flipV="1">
                            <a:off x="4176903" y="2139329"/>
                            <a:ext cx="163500" cy="680509"/>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8" name="Straight Arrow Connector 27"/>
                        <wps:cNvCnPr>
                          <a:cxnSpLocks noChangeShapeType="1"/>
                        </wps:cNvCnPr>
                        <wps:spPr bwMode="auto">
                          <a:xfrm flipH="1">
                            <a:off x="4176903" y="633909"/>
                            <a:ext cx="455600" cy="486207"/>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A368F33" id="בד ציור 39" o:spid="_x0000_s1042" editas="canvas" style="position:absolute;left:0;text-align:left;margin-left:0;margin-top:8.1pt;width:489.15pt;height:292.5pt;z-index:-251653120;mso-position-horizontal:center;mso-position-horizontal-relative:margin" coordsize="62122,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">
                <v:shape id="_x0000_s1043" type="#_x0000_t75" style="position:absolute;width:62122;height:37147;visibility:visible;mso-wrap-style:square" filled="t">
                  <v:fill o:detectmouseclick="t"/>
                  <v:path o:connecttype="none"/>
                </v:shape>
                <v:oval id="Oval 16" o:spid="_x0000_s1044" style="position:absolute;left:12967;top:9090;width:33744;height:14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" fillcolor="#70ad47 [3209]" stroked="f">
                  <v:fill opacity="32896f"/>
                </v:oval>
                <v:rect id="Rectangle 17" o:spid="_x0000_s1045" style="position:absolute;left:15367;top:12612;width:11112;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" fillcolor="white [3201]" strokecolor="#375623 [1609]" strokeweight="2pt">
                  <v:textbox>
                    <w:txbxContent>
                      <w:p w14:paraId="22F1C421" w14:textId="37F25D71" w:rsidR="00DC5C30" w:rsidRPr="0006377B" w:rsidRDefault="0006377B" w:rsidP="00DC5C30">
                        <w:pPr>
                          <w:jc w:val="center"/>
                          <w:rPr>
                            <w:b/>
                            <w:bCs/>
                            <w:color w:val="385623" w:themeColor="accent6" w:themeShade="80"/>
                            <w:lang w:bidi="ar-AE"/>
                          </w:rPr>
                        </w:pPr>
                        <w:r w:rsidRPr="0006377B">
                          <w:rPr>
                            <w:b/>
                            <w:bCs/>
                            <w:color w:val="385623" w:themeColor="accent6" w:themeShade="80"/>
                            <w:lang w:bidi="ar-AE"/>
                          </w:rPr>
                          <w:t>PlastiCollective</w:t>
                        </w:r>
                      </w:p>
                    </w:txbxContent>
                  </v:textbox>
                </v:rect>
                <v:rect id="Rectangle 18" o:spid="_x0000_s1046" style="position:absolute;left:29908;top:11683;width:11861;height:9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" fillcolor="white [3201]" strokecolor="#375623 [1609]" strokeweight="2pt">
                  <v:textbox>
                    <w:txbxContent>
                      <w:p w14:paraId="2FFDDAD0" w14:textId="793BACCE" w:rsidR="00DC5C30" w:rsidRPr="00651811" w:rsidRDefault="00DC5C30" w:rsidP="00DC5C30">
                        <w:pPr>
                          <w:jc w:val="center"/>
                          <w:rPr>
                            <w:sz w:val="18"/>
                            <w:szCs w:val="18"/>
                          </w:rPr>
                        </w:pPr>
                        <w:r w:rsidRPr="00651811">
                          <w:rPr>
                            <w:rFonts w:hint="cs"/>
                            <w:sz w:val="18"/>
                            <w:szCs w:val="18"/>
                            <w:rtl/>
                          </w:rPr>
                          <w:t>מפעלי המחזור שמשלמים ללקוח עבור הפלסטיק</w:t>
                        </w:r>
                        <w:r w:rsidR="005D72A5">
                          <w:rPr>
                            <w:rFonts w:hint="cs"/>
                            <w:sz w:val="18"/>
                            <w:szCs w:val="18"/>
                            <w:rtl/>
                          </w:rPr>
                          <w:t>, למשל חברת: קואלה פתרונות מחזור,</w:t>
                        </w:r>
                        <w:r w:rsidR="005D72A5">
                          <w:rPr>
                            <w:rFonts w:hint="cs"/>
                            <w:color w:val="000000" w:themeColor="text1"/>
                            <w:sz w:val="18"/>
                            <w:szCs w:val="18"/>
                            <w:rtl/>
                          </w:rPr>
                          <w:t xml:space="preserve"> </w:t>
                        </w:r>
                        <w:r w:rsidR="005D72A5" w:rsidRPr="005D72A5">
                          <w:rPr>
                            <w:color w:val="000000" w:themeColor="text1"/>
                            <w:sz w:val="18"/>
                            <w:szCs w:val="18"/>
                            <w:rtl/>
                          </w:rPr>
                          <w:t>היחידה למחזור</w:t>
                        </w:r>
                      </w:p>
                    </w:txbxContent>
                  </v:textbox>
                </v:rect>
                <v:shape id="Straight Arrow Connector 19" o:spid="_x0000_s1047" type="#_x0000_t32" style="position:absolute;left:26367;top:16159;width:3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" strokecolor="black [3040]">
                  <v:stroke startarrow="block" endarrow="block"/>
                </v:shape>
                <v:rect id="Rectangle 20" o:spid="_x0000_s1048" style="position:absolute;left:762;top:635;width:12889;height:1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" fillcolor="#e2efd9 [665]" strokecolor="#375623 [1609]" strokeweight="2pt">
                  <v:textbox>
                    <w:txbxContent>
                      <w:p w14:paraId="38C03993" w14:textId="77777777" w:rsidR="00DC5C30" w:rsidRPr="00502B6F" w:rsidRDefault="00DC5C30" w:rsidP="00DC5C30">
                        <w:pPr>
                          <w:jc w:val="center"/>
                        </w:pPr>
                        <w:r>
                          <w:rPr>
                            <w:rFonts w:hint="cs"/>
                            <w:rtl/>
                          </w:rPr>
                          <w:t>מתחרים בשלבי חדירה בשוק:</w:t>
                        </w:r>
                      </w:p>
                      <w:p w14:paraId="416D9857" w14:textId="2E6C1CEC" w:rsidR="00DC5C30" w:rsidRDefault="00DC5C30" w:rsidP="00DC5C30">
                        <w:pPr>
                          <w:jc w:val="center"/>
                          <w:rPr>
                            <w:rtl/>
                          </w:rPr>
                        </w:pPr>
                        <w:r>
                          <w:rPr>
                            <w:rFonts w:hint="cs"/>
                            <w:rtl/>
                          </w:rPr>
                          <w:t xml:space="preserve">אין מתחרים לחברה </w:t>
                        </w:r>
                        <w:r w:rsidR="0006377B" w:rsidRPr="0006377B">
                          <w:rPr>
                            <w:rFonts w:hint="cs"/>
                            <w:color w:val="000000" w:themeColor="text1"/>
                            <w:rtl/>
                          </w:rPr>
                          <w:t xml:space="preserve">בשלבי </w:t>
                        </w:r>
                        <w:r>
                          <w:rPr>
                            <w:rFonts w:hint="cs"/>
                            <w:rtl/>
                          </w:rPr>
                          <w:t>חדירה לשוק</w:t>
                        </w:r>
                      </w:p>
                      <w:p w14:paraId="247A1693" w14:textId="77777777" w:rsidR="00DC5C30" w:rsidRDefault="00DC5C30" w:rsidP="00DC5C30">
                        <w:pPr>
                          <w:jc w:val="center"/>
                        </w:pPr>
                      </w:p>
                    </w:txbxContent>
                  </v:textbox>
                </v:rect>
                <v:shape id="Straight Arrow Connector 21" o:spid="_x0000_s1049" type="#_x0000_t32" style="position:absolute;left:13651;top:6852;width:4258;height:4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" strokecolor="black [3040]">
                  <v:stroke endarrow="block"/>
                </v:shape>
                <v:rect id="Rectangle 22" o:spid="_x0000_s1050" style="position:absolute;left:43402;top:20593;width:16224;height:15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" fillcolor="#e2efd9 [665]" strokecolor="#375623 [1609]" strokeweight="2pt">
                  <v:textbox>
                    <w:txbxContent>
                      <w:p w14:paraId="7AC0DE7D" w14:textId="77777777" w:rsidR="00DC5C30" w:rsidRDefault="00DC5C30" w:rsidP="00DC5C30">
                        <w:pPr>
                          <w:jc w:val="center"/>
                        </w:pPr>
                        <w:r>
                          <w:rPr>
                            <w:rFonts w:hint="cs"/>
                            <w:rtl/>
                          </w:rPr>
                          <w:t xml:space="preserve">כוח מיקוח של לקוחות: הלקוחות שלנו מקבלים שירות מהחברה שחוסך להם זמן, מהר, וגם נוח בנוסף לכך אין הרבה מתחרים לנו בשוק לכן כוח המיקוח של הלקוחות נמוך </w:t>
                        </w:r>
                      </w:p>
                    </w:txbxContent>
                  </v:textbox>
                </v:rect>
                <v:rect id="Rectangle 23" o:spid="_x0000_s1051" style="position:absolute;left:1926;top:24203;width:20728;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" fillcolor="#e2efd9 [665]" strokecolor="#375623 [1609]" strokeweight="2pt">
                  <v:textbox>
                    <w:txbxContent>
                      <w:p w14:paraId="5424607D" w14:textId="77777777" w:rsidR="00DC5C30" w:rsidRPr="00651811" w:rsidRDefault="00DC5C30" w:rsidP="00DC5C30">
                        <w:pPr>
                          <w:jc w:val="center"/>
                          <w:rPr>
                            <w:sz w:val="20"/>
                            <w:szCs w:val="20"/>
                          </w:rPr>
                        </w:pPr>
                        <w:r w:rsidRPr="00651811">
                          <w:rPr>
                            <w:rFonts w:hint="cs"/>
                            <w:sz w:val="20"/>
                            <w:szCs w:val="20"/>
                            <w:rtl/>
                          </w:rPr>
                          <w:t>כוח מיקוח של ספקים: ספקי החברה שלנו הם הלקוחות כך שאם לקוחות אוספים יותר פלסטיק החברה מוכרת יותר למפעל המחזור, אב</w:t>
                        </w:r>
                        <w:r w:rsidRPr="00651811">
                          <w:rPr>
                            <w:rFonts w:hint="eastAsia"/>
                            <w:sz w:val="20"/>
                            <w:szCs w:val="20"/>
                            <w:rtl/>
                          </w:rPr>
                          <w:t>ל</w:t>
                        </w:r>
                        <w:r w:rsidRPr="00651811">
                          <w:rPr>
                            <w:rFonts w:hint="cs"/>
                            <w:sz w:val="20"/>
                            <w:szCs w:val="20"/>
                            <w:rtl/>
                          </w:rPr>
                          <w:t xml:space="preserve"> לקוחות כן אוספים ככל היותר כי הם מקבלים הטבות, לכן כוח מיקוח של ספקים נמוך.</w:t>
                        </w:r>
                      </w:p>
                    </w:txbxContent>
                  </v:textbox>
                </v:rect>
                <v:rect id="Rectangle 24" o:spid="_x0000_s1052" style="position:absolute;left:46325;top:996;width:139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" fillcolor="#e2efd9 [665]" strokecolor="#375623 [1609]" strokeweight="2pt">
                  <v:textbox>
                    <w:txbxContent>
                      <w:p w14:paraId="129677A6" w14:textId="77777777" w:rsidR="00DC5C30" w:rsidRPr="00651811" w:rsidRDefault="00DC5C30" w:rsidP="00DC5C30">
                        <w:pPr>
                          <w:jc w:val="center"/>
                          <w:rPr>
                            <w:sz w:val="20"/>
                            <w:szCs w:val="20"/>
                          </w:rPr>
                        </w:pPr>
                        <w:r w:rsidRPr="00964338">
                          <w:rPr>
                            <w:sz w:val="20"/>
                            <w:szCs w:val="20"/>
                            <w:rtl/>
                          </w:rPr>
                          <w:t>מוצרים ושירותים חלופיים: מפעלי מחזור או להסתפק בלזרוק את הפלסטיק</w:t>
                        </w:r>
                      </w:p>
                    </w:txbxContent>
                  </v:textbox>
                </v:rect>
                <v:shape id="Straight Arrow Connector 25" o:spid="_x0000_s1053" type="#_x0000_t32" style="position:absolute;left:12290;top:21393;width:5619;height:2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nEwgAAANsAAAAPAAAAZHJzL2Rvd25yZXYueG1sRI9Bi8Iw&#10;FITvgv8hPMGbpioU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ALBenEwgAAANsAAAAPAAAA&#10;AAAAAAAAAAAAAAcCAABkcnMvZG93bnJldi54bWxQSwUGAAAAAAMAAwC3AAAA9gIAAAAA&#10;" strokecolor="black [3040]">
                  <v:stroke endarrow="block"/>
                </v:shape>
                <v:shape id="Straight Arrow Connector 26" o:spid="_x0000_s1054" type="#_x0000_t32" style="position:absolute;left:41769;top:21393;width:1635;height:68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" strokecolor="black [3040]">
                  <v:stroke endarrow="block"/>
                </v:shape>
                <v:shape id="Straight Arrow Connector 27" o:spid="_x0000_s1055" type="#_x0000_t32" style="position:absolute;left:41769;top:6339;width:4556;height:4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" strokecolor="black [3040]">
                  <v:stroke endarrow="block"/>
                </v:shape>
                <w10:wrap type="square" anchorx="margin"/>
              </v:group>
            </w:pict>
          </mc:Fallback>
        </mc:AlternateContent>
      </w:r>
    </w:p>
    <w:p w14:paraId="25ADAC5A" w14:textId="237F17C3" w:rsidR="001E2861" w:rsidRDefault="001E2861" w:rsidP="00816B77">
      <w:pPr>
        <w:tabs>
          <w:tab w:val="left" w:pos="1304"/>
        </w:tabs>
        <w:rPr>
          <w:rtl/>
          <w:lang w:bidi="ar-AE"/>
        </w:rPr>
      </w:pPr>
    </w:p>
    <w:p w14:paraId="79CF517A" w14:textId="1CC24451" w:rsidR="001E2861" w:rsidRPr="00F810F9" w:rsidRDefault="001E2861" w:rsidP="00816B77">
      <w:pPr>
        <w:tabs>
          <w:tab w:val="left" w:pos="1304"/>
        </w:tabs>
        <w:rPr>
          <w:rFonts w:hint="cs"/>
          <w:rtl/>
          <w:lang w:bidi="ar-AE"/>
        </w:rPr>
      </w:pPr>
    </w:p>
    <w:p w14:paraId="3D14D82B" w14:textId="30BCBD60" w:rsidR="001E2861" w:rsidRDefault="001E2861" w:rsidP="00816B77">
      <w:pPr>
        <w:tabs>
          <w:tab w:val="left" w:pos="1304"/>
        </w:tabs>
        <w:rPr>
          <w:rtl/>
          <w:lang w:bidi="ar-AE"/>
        </w:rPr>
      </w:pPr>
    </w:p>
    <w:p w14:paraId="4C2FD909" w14:textId="62A600D7" w:rsidR="001E2861" w:rsidRDefault="001E2861" w:rsidP="00816B77">
      <w:pPr>
        <w:tabs>
          <w:tab w:val="left" w:pos="1304"/>
        </w:tabs>
        <w:rPr>
          <w:rtl/>
          <w:lang w:bidi="ar-AE"/>
        </w:rPr>
      </w:pPr>
    </w:p>
    <w:p w14:paraId="157B1864" w14:textId="77777777" w:rsidR="001E2861" w:rsidRDefault="001E2861" w:rsidP="00816B77">
      <w:pPr>
        <w:tabs>
          <w:tab w:val="left" w:pos="1304"/>
        </w:tabs>
        <w:rPr>
          <w:noProof/>
        </w:rPr>
      </w:pPr>
    </w:p>
    <w:p w14:paraId="6C4A29FC" w14:textId="75357364" w:rsidR="00816B77" w:rsidRDefault="00816B77" w:rsidP="00816B77">
      <w:pPr>
        <w:rPr>
          <w:noProof/>
          <w:rtl/>
        </w:rPr>
      </w:pPr>
    </w:p>
    <w:p w14:paraId="62762638" w14:textId="75CA41E4" w:rsidR="00816B77" w:rsidRDefault="00816B77" w:rsidP="00816B77">
      <w:pPr>
        <w:tabs>
          <w:tab w:val="left" w:pos="1000"/>
        </w:tabs>
        <w:rPr>
          <w:lang w:bidi="ar-AE"/>
        </w:rPr>
      </w:pPr>
      <w:r>
        <w:rPr>
          <w:rtl/>
          <w:lang w:bidi="ar-AE"/>
        </w:rPr>
        <w:tab/>
      </w:r>
    </w:p>
    <w:p w14:paraId="22594072" w14:textId="04E795F9" w:rsidR="009D6743" w:rsidRPr="009D6743" w:rsidRDefault="009D6743" w:rsidP="009D6743">
      <w:pPr>
        <w:rPr>
          <w:rtl/>
          <w:lang w:bidi="ar-AE"/>
        </w:rPr>
      </w:pPr>
    </w:p>
    <w:p w14:paraId="55CCA6D4" w14:textId="49A657A8" w:rsidR="009D6743" w:rsidRDefault="009D6743" w:rsidP="009D6743">
      <w:pPr>
        <w:ind w:firstLine="720"/>
        <w:rPr>
          <w:rtl/>
          <w:lang w:bidi="ar-AE"/>
        </w:rPr>
      </w:pPr>
    </w:p>
    <w:p w14:paraId="69C84B92" w14:textId="5E3770D9" w:rsidR="009D6743" w:rsidRDefault="009D6743" w:rsidP="009D6743">
      <w:pPr>
        <w:ind w:firstLine="720"/>
        <w:rPr>
          <w:sz w:val="20"/>
          <w:szCs w:val="20"/>
          <w:rtl/>
          <w:lang w:bidi="ar-AE"/>
        </w:rPr>
      </w:pPr>
    </w:p>
    <w:p w14:paraId="1DAF88F0" w14:textId="77777777" w:rsidR="00766171" w:rsidRPr="0006377B" w:rsidRDefault="00766171" w:rsidP="007C7216">
      <w:pPr>
        <w:rPr>
          <w:sz w:val="20"/>
          <w:szCs w:val="20"/>
          <w:rtl/>
          <w:lang w:bidi="ar-AE"/>
        </w:rPr>
      </w:pPr>
    </w:p>
    <w:p w14:paraId="525ADDD3" w14:textId="77777777" w:rsidR="0006377B" w:rsidRPr="0006377B" w:rsidRDefault="0006377B" w:rsidP="0006377B">
      <w:pPr>
        <w:shd w:val="clear" w:color="auto" w:fill="E2EFD9" w:themeFill="accent6" w:themeFillTint="33"/>
        <w:spacing w:before="240" w:after="240"/>
        <w:jc w:val="both"/>
        <w:rPr>
          <w:b/>
          <w:bCs/>
          <w:color w:val="538135" w:themeColor="accent6" w:themeShade="BF"/>
          <w:sz w:val="32"/>
          <w:szCs w:val="32"/>
          <w:rtl/>
        </w:rPr>
      </w:pPr>
      <w:r w:rsidRPr="0006377B">
        <w:rPr>
          <w:b/>
          <w:bCs/>
          <w:color w:val="538135" w:themeColor="accent6" w:themeShade="BF"/>
          <w:sz w:val="32"/>
          <w:szCs w:val="32"/>
          <w:rtl/>
        </w:rPr>
        <w:t>יתרונות האתר:</w:t>
      </w:r>
    </w:p>
    <w:p w14:paraId="6D1D11A0" w14:textId="52AFA247" w:rsidR="0006377B" w:rsidRPr="0006377B" w:rsidRDefault="0006377B" w:rsidP="0006377B">
      <w:pPr>
        <w:numPr>
          <w:ilvl w:val="0"/>
          <w:numId w:val="3"/>
        </w:numPr>
        <w:spacing w:before="240" w:after="0" w:line="276" w:lineRule="auto"/>
        <w:jc w:val="both"/>
        <w:rPr>
          <w:color w:val="538135" w:themeColor="accent6" w:themeShade="BF"/>
          <w:sz w:val="28"/>
          <w:szCs w:val="28"/>
        </w:rPr>
      </w:pPr>
      <w:r w:rsidRPr="0006377B">
        <w:rPr>
          <w:color w:val="538135" w:themeColor="accent6" w:themeShade="BF"/>
          <w:sz w:val="28"/>
          <w:szCs w:val="28"/>
          <w:rtl/>
        </w:rPr>
        <w:t xml:space="preserve">קשר בין חברה ללקוחות מתבצע  ע"י אתר: דבר </w:t>
      </w:r>
      <w:r w:rsidR="00091C06" w:rsidRPr="0006377B">
        <w:rPr>
          <w:rFonts w:hint="cs"/>
          <w:color w:val="538135" w:themeColor="accent6" w:themeShade="BF"/>
          <w:sz w:val="28"/>
          <w:szCs w:val="28"/>
          <w:rtl/>
        </w:rPr>
        <w:t>שמק</w:t>
      </w:r>
      <w:r w:rsidR="00091C06">
        <w:rPr>
          <w:rFonts w:hint="cs"/>
          <w:color w:val="538135" w:themeColor="accent6" w:themeShade="BF"/>
          <w:sz w:val="28"/>
          <w:szCs w:val="28"/>
          <w:rtl/>
        </w:rPr>
        <w:t>ל</w:t>
      </w:r>
      <w:r w:rsidRPr="0006377B">
        <w:rPr>
          <w:color w:val="538135" w:themeColor="accent6" w:themeShade="BF"/>
          <w:sz w:val="28"/>
          <w:szCs w:val="28"/>
          <w:rtl/>
        </w:rPr>
        <w:t xml:space="preserve"> על הלקוח וחוסך לו זמן</w:t>
      </w:r>
      <w:r w:rsidR="00673A21">
        <w:rPr>
          <w:rFonts w:hint="cs"/>
          <w:color w:val="538135" w:themeColor="accent6" w:themeShade="BF"/>
          <w:sz w:val="28"/>
          <w:szCs w:val="28"/>
          <w:rtl/>
        </w:rPr>
        <w:t>, במידה וגם צריך חזרה אליו מנציגי החברה רק משאיר פנייה באתר ותבוצע חזרה אליו באמצעות המייל/טלפוני</w:t>
      </w:r>
      <w:r w:rsidRPr="0006377B">
        <w:rPr>
          <w:color w:val="538135" w:themeColor="accent6" w:themeShade="BF"/>
          <w:sz w:val="28"/>
          <w:szCs w:val="28"/>
          <w:rtl/>
        </w:rPr>
        <w:t>.</w:t>
      </w:r>
    </w:p>
    <w:p w14:paraId="3966449B" w14:textId="37A26C2F" w:rsidR="0006377B" w:rsidRPr="0006377B" w:rsidRDefault="0006377B" w:rsidP="0006377B">
      <w:pPr>
        <w:numPr>
          <w:ilvl w:val="0"/>
          <w:numId w:val="3"/>
        </w:numPr>
        <w:spacing w:after="0" w:line="276" w:lineRule="auto"/>
        <w:jc w:val="both"/>
        <w:rPr>
          <w:color w:val="538135" w:themeColor="accent6" w:themeShade="BF"/>
          <w:sz w:val="28"/>
          <w:szCs w:val="28"/>
        </w:rPr>
      </w:pPr>
      <w:r w:rsidRPr="0006377B">
        <w:rPr>
          <w:color w:val="538135" w:themeColor="accent6" w:themeShade="BF"/>
          <w:sz w:val="28"/>
          <w:szCs w:val="28"/>
          <w:rtl/>
        </w:rPr>
        <w:t>הלקוחות שמסרו את הפלסטיק שלהם למחזור בעבר ללא שימוש בשירותי החברה, יכולים להירשם לשירותי החברה ולהתחיל לשלוח אותו ללא מאמץ - עובדי החברה שלנו מגיעים עד ביתו של הלקוח לאסוף את הפלסטיק, והלקוחות לא צריכים להגיע עם הפסולת לנקודת איסוף מסוימת או למפעל המחזור.</w:t>
      </w:r>
    </w:p>
    <w:p w14:paraId="2362B7BE" w14:textId="77777777" w:rsidR="0006377B" w:rsidRPr="0006377B" w:rsidRDefault="0006377B" w:rsidP="0006377B">
      <w:pPr>
        <w:numPr>
          <w:ilvl w:val="0"/>
          <w:numId w:val="3"/>
        </w:numPr>
        <w:spacing w:after="0" w:line="276" w:lineRule="auto"/>
        <w:jc w:val="both"/>
        <w:rPr>
          <w:color w:val="538135" w:themeColor="accent6" w:themeShade="BF"/>
          <w:sz w:val="28"/>
          <w:szCs w:val="28"/>
        </w:rPr>
      </w:pPr>
      <w:r w:rsidRPr="0006377B">
        <w:rPr>
          <w:color w:val="538135" w:themeColor="accent6" w:themeShade="BF"/>
          <w:sz w:val="28"/>
          <w:szCs w:val="28"/>
          <w:rtl/>
        </w:rPr>
        <w:t>לקוחות מקבלים הטבות או כסף עבור כמות הפלסטיק שהם אוספים, דבר המעודד את הלקוחות לזרוק פחות, ולאסוף יותר פלסטיק למחזור. ההטבות גורמות ללקוחות לספר לחבריהם על השירות, וכך אנו צוברים לקוחות נוספים.</w:t>
      </w:r>
    </w:p>
    <w:p w14:paraId="7D23BF95" w14:textId="61F4CB89" w:rsidR="0006377B" w:rsidRDefault="0006377B" w:rsidP="0006377B">
      <w:pPr>
        <w:numPr>
          <w:ilvl w:val="0"/>
          <w:numId w:val="3"/>
        </w:numPr>
        <w:spacing w:after="240" w:line="276" w:lineRule="auto"/>
        <w:jc w:val="both"/>
        <w:rPr>
          <w:color w:val="538135" w:themeColor="accent6" w:themeShade="BF"/>
          <w:sz w:val="28"/>
          <w:szCs w:val="28"/>
        </w:rPr>
      </w:pPr>
      <w:r w:rsidRPr="0006377B">
        <w:rPr>
          <w:color w:val="538135" w:themeColor="accent6" w:themeShade="BF"/>
          <w:sz w:val="28"/>
          <w:szCs w:val="28"/>
          <w:rtl/>
        </w:rPr>
        <w:t>יתרון גלובלי, זה היתרון שהחברה שלנו רוצה לתרום לשפר את איכות הסביבה, ולהעלות את אחוז המחזור בארץ.</w:t>
      </w:r>
    </w:p>
    <w:p w14:paraId="07312B54" w14:textId="0D422BE5" w:rsidR="0006377B" w:rsidRDefault="0006377B" w:rsidP="0006377B">
      <w:pPr>
        <w:spacing w:after="240" w:line="276" w:lineRule="auto"/>
        <w:ind w:left="720"/>
        <w:jc w:val="both"/>
        <w:rPr>
          <w:color w:val="538135" w:themeColor="accent6" w:themeShade="BF"/>
          <w:sz w:val="32"/>
          <w:szCs w:val="32"/>
          <w:rtl/>
        </w:rPr>
      </w:pPr>
    </w:p>
    <w:p w14:paraId="556BE552" w14:textId="77777777" w:rsidR="0006377B" w:rsidRPr="0006377B" w:rsidRDefault="0006377B" w:rsidP="0006377B">
      <w:pPr>
        <w:shd w:val="clear" w:color="auto" w:fill="E2EFD9" w:themeFill="accent6" w:themeFillTint="33"/>
        <w:spacing w:before="240" w:after="240"/>
        <w:rPr>
          <w:b/>
          <w:bCs/>
          <w:color w:val="538135" w:themeColor="accent6" w:themeShade="BF"/>
          <w:sz w:val="32"/>
          <w:szCs w:val="32"/>
        </w:rPr>
      </w:pPr>
      <w:r w:rsidRPr="0006377B">
        <w:rPr>
          <w:b/>
          <w:bCs/>
          <w:color w:val="538135" w:themeColor="accent6" w:themeShade="BF"/>
          <w:sz w:val="32"/>
          <w:szCs w:val="32"/>
          <w:rtl/>
        </w:rPr>
        <w:t>תרחישים עיקריים המתארים פעילות של לקוח מול החברה:</w:t>
      </w:r>
    </w:p>
    <w:p w14:paraId="27496FE7" w14:textId="77777777" w:rsidR="0006377B" w:rsidRPr="0006377B" w:rsidRDefault="0006377B" w:rsidP="0006377B">
      <w:pPr>
        <w:spacing w:before="240" w:after="240"/>
        <w:rPr>
          <w:b/>
          <w:bCs/>
          <w:color w:val="538135" w:themeColor="accent6" w:themeShade="BF"/>
          <w:sz w:val="28"/>
          <w:szCs w:val="28"/>
          <w:u w:val="single"/>
          <w:rtl/>
        </w:rPr>
      </w:pPr>
      <w:r w:rsidRPr="0006377B">
        <w:rPr>
          <w:b/>
          <w:bCs/>
          <w:color w:val="538135" w:themeColor="accent6" w:themeShade="BF"/>
          <w:sz w:val="28"/>
          <w:szCs w:val="28"/>
          <w:u w:val="single"/>
          <w:rtl/>
        </w:rPr>
        <w:t>תרחיש 1:</w:t>
      </w:r>
    </w:p>
    <w:p w14:paraId="4756C716" w14:textId="716E1945" w:rsidR="0006377B" w:rsidRDefault="0006377B" w:rsidP="0006377B">
      <w:pPr>
        <w:spacing w:before="240" w:after="240"/>
        <w:rPr>
          <w:b/>
          <w:color w:val="538135" w:themeColor="accent6" w:themeShade="BF"/>
          <w:sz w:val="28"/>
          <w:szCs w:val="28"/>
          <w:rtl/>
        </w:rPr>
      </w:pPr>
      <w:r w:rsidRPr="0006377B">
        <w:rPr>
          <w:color w:val="538135" w:themeColor="accent6" w:themeShade="BF"/>
          <w:sz w:val="28"/>
          <w:szCs w:val="28"/>
          <w:rtl/>
        </w:rPr>
        <w:t>לקוח נרשם לאתר באתר החברה, ממלא את הפרטים האישים שלו כמו מיקום שם ומספר יצירת קשר וכו'</w:t>
      </w:r>
      <w:r>
        <w:rPr>
          <w:rFonts w:hint="cs"/>
          <w:color w:val="538135" w:themeColor="accent6" w:themeShade="BF"/>
          <w:sz w:val="28"/>
          <w:szCs w:val="28"/>
          <w:rtl/>
        </w:rPr>
        <w:t xml:space="preserve"> </w:t>
      </w:r>
      <w:r w:rsidRPr="0006377B">
        <w:rPr>
          <w:color w:val="538135" w:themeColor="accent6" w:themeShade="BF"/>
          <w:sz w:val="28"/>
          <w:szCs w:val="28"/>
          <w:rtl/>
        </w:rPr>
        <w:t>...</w:t>
      </w:r>
    </w:p>
    <w:p w14:paraId="27CC539E" w14:textId="7D29E8B7" w:rsidR="00F810F9" w:rsidRDefault="00F810F9" w:rsidP="0006377B">
      <w:pPr>
        <w:spacing w:before="240" w:after="240"/>
        <w:rPr>
          <w:b/>
          <w:color w:val="538135" w:themeColor="accent6" w:themeShade="BF"/>
          <w:sz w:val="28"/>
          <w:szCs w:val="28"/>
          <w:rtl/>
        </w:rPr>
      </w:pPr>
      <w:r>
        <w:rPr>
          <w:rFonts w:hint="cs"/>
          <w:b/>
          <w:color w:val="538135" w:themeColor="accent6" w:themeShade="BF"/>
          <w:sz w:val="28"/>
          <w:szCs w:val="28"/>
          <w:rtl/>
        </w:rPr>
        <w:t>הלקוח מקבל מייל הברכה להצטרפות לאתר עם מספר מועדון ייחודי בשבילו.</w:t>
      </w:r>
    </w:p>
    <w:p w14:paraId="4BD1AAA4" w14:textId="360B1048" w:rsidR="00F810F9" w:rsidRPr="0006377B" w:rsidRDefault="00F810F9" w:rsidP="0006377B">
      <w:pPr>
        <w:spacing w:before="240" w:after="240"/>
        <w:rPr>
          <w:b/>
          <w:color w:val="538135" w:themeColor="accent6" w:themeShade="BF"/>
          <w:sz w:val="28"/>
          <w:szCs w:val="28"/>
        </w:rPr>
      </w:pPr>
      <w:r>
        <w:rPr>
          <w:rFonts w:hint="cs"/>
          <w:b/>
          <w:color w:val="538135" w:themeColor="accent6" w:themeShade="BF"/>
          <w:sz w:val="28"/>
          <w:szCs w:val="28"/>
          <w:rtl/>
        </w:rPr>
        <w:t xml:space="preserve">ייצר לו באתר אזור אישי עם כל הפרטים האישיים שלו ואפשרות לבקש איסוף פסולת. </w:t>
      </w:r>
    </w:p>
    <w:p w14:paraId="67206C7C" w14:textId="77777777" w:rsidR="0006377B" w:rsidRPr="0006377B" w:rsidRDefault="0006377B" w:rsidP="0006377B">
      <w:pPr>
        <w:spacing w:before="240" w:after="240"/>
        <w:rPr>
          <w:b/>
          <w:bCs/>
          <w:color w:val="538135" w:themeColor="accent6" w:themeShade="BF"/>
          <w:sz w:val="28"/>
          <w:szCs w:val="28"/>
          <w:u w:val="single"/>
        </w:rPr>
      </w:pPr>
      <w:r w:rsidRPr="0006377B">
        <w:rPr>
          <w:b/>
          <w:bCs/>
          <w:color w:val="538135" w:themeColor="accent6" w:themeShade="BF"/>
          <w:sz w:val="28"/>
          <w:szCs w:val="28"/>
          <w:u w:val="single"/>
          <w:rtl/>
        </w:rPr>
        <w:t>תרחיש 2:</w:t>
      </w:r>
    </w:p>
    <w:p w14:paraId="0FFA37FA" w14:textId="293EE712" w:rsidR="0006377B" w:rsidRDefault="0006377B" w:rsidP="00C92B7B">
      <w:pPr>
        <w:spacing w:before="240" w:after="240"/>
        <w:rPr>
          <w:color w:val="538135" w:themeColor="accent6" w:themeShade="BF"/>
          <w:sz w:val="28"/>
          <w:szCs w:val="28"/>
          <w:rtl/>
        </w:rPr>
      </w:pPr>
      <w:r w:rsidRPr="0006377B">
        <w:rPr>
          <w:color w:val="538135" w:themeColor="accent6" w:themeShade="BF"/>
          <w:sz w:val="28"/>
          <w:szCs w:val="28"/>
          <w:rtl/>
        </w:rPr>
        <w:t xml:space="preserve">לקוח שולח בקשה דרך האתר </w:t>
      </w:r>
      <w:r>
        <w:rPr>
          <w:rFonts w:hint="cs"/>
          <w:color w:val="538135" w:themeColor="accent6" w:themeShade="BF"/>
          <w:sz w:val="28"/>
          <w:szCs w:val="28"/>
          <w:rtl/>
        </w:rPr>
        <w:t>לאספת</w:t>
      </w:r>
      <w:r w:rsidRPr="0006377B">
        <w:rPr>
          <w:color w:val="538135" w:themeColor="accent6" w:themeShade="BF"/>
          <w:sz w:val="28"/>
          <w:szCs w:val="28"/>
          <w:rtl/>
        </w:rPr>
        <w:t xml:space="preserve"> פלסטיק מ</w:t>
      </w:r>
      <w:r w:rsidR="00F810F9">
        <w:rPr>
          <w:rFonts w:hint="cs"/>
          <w:color w:val="538135" w:themeColor="accent6" w:themeShade="BF"/>
          <w:sz w:val="28"/>
          <w:szCs w:val="28"/>
          <w:rtl/>
        </w:rPr>
        <w:t>הבית שלו, מאשר שהכתובת שלו מעודכנת והוא זמין לקבל שיחה טלפונית מהשליח בימים הקרובי</w:t>
      </w:r>
      <w:r w:rsidR="00F810F9">
        <w:rPr>
          <w:rFonts w:hint="eastAsia"/>
          <w:color w:val="538135" w:themeColor="accent6" w:themeShade="BF"/>
          <w:sz w:val="28"/>
          <w:szCs w:val="28"/>
          <w:rtl/>
        </w:rPr>
        <w:t>ם</w:t>
      </w:r>
      <w:r w:rsidR="00F810F9">
        <w:rPr>
          <w:rFonts w:hint="cs"/>
          <w:color w:val="538135" w:themeColor="accent6" w:themeShade="BF"/>
          <w:sz w:val="28"/>
          <w:szCs w:val="28"/>
          <w:rtl/>
        </w:rPr>
        <w:t>.</w:t>
      </w:r>
    </w:p>
    <w:p w14:paraId="6D336851" w14:textId="6835CFE7" w:rsidR="007C7216" w:rsidRDefault="007C7216" w:rsidP="00C92B7B">
      <w:pPr>
        <w:spacing w:before="240" w:after="240"/>
        <w:rPr>
          <w:color w:val="538135" w:themeColor="accent6" w:themeShade="BF"/>
          <w:sz w:val="28"/>
          <w:szCs w:val="28"/>
          <w:rtl/>
        </w:rPr>
      </w:pPr>
    </w:p>
    <w:p w14:paraId="7375C115" w14:textId="077D3F9D" w:rsidR="007C7216" w:rsidRDefault="007C7216" w:rsidP="00C92B7B">
      <w:pPr>
        <w:spacing w:before="240" w:after="240"/>
        <w:rPr>
          <w:color w:val="538135" w:themeColor="accent6" w:themeShade="BF"/>
          <w:sz w:val="28"/>
          <w:szCs w:val="28"/>
          <w:rtl/>
        </w:rPr>
      </w:pPr>
    </w:p>
    <w:p w14:paraId="6AFE1C9C" w14:textId="77777777" w:rsidR="007C7216" w:rsidRPr="0006377B" w:rsidRDefault="007C7216" w:rsidP="00C92B7B">
      <w:pPr>
        <w:spacing w:before="240" w:after="240"/>
        <w:rPr>
          <w:rFonts w:hint="cs"/>
          <w:color w:val="538135" w:themeColor="accent6" w:themeShade="BF"/>
          <w:sz w:val="28"/>
          <w:szCs w:val="28"/>
          <w:rtl/>
        </w:rPr>
      </w:pPr>
    </w:p>
    <w:p w14:paraId="6E3AABFF" w14:textId="77777777" w:rsidR="0006377B" w:rsidRPr="0006377B" w:rsidRDefault="0006377B" w:rsidP="0006377B">
      <w:pPr>
        <w:shd w:val="clear" w:color="auto" w:fill="E2EFD9" w:themeFill="accent6" w:themeFillTint="33"/>
        <w:spacing w:before="240" w:after="240"/>
        <w:rPr>
          <w:b/>
          <w:bCs/>
          <w:color w:val="538135" w:themeColor="accent6" w:themeShade="BF"/>
          <w:sz w:val="28"/>
          <w:szCs w:val="28"/>
        </w:rPr>
      </w:pPr>
      <w:r w:rsidRPr="0006377B">
        <w:rPr>
          <w:b/>
          <w:bCs/>
          <w:color w:val="538135" w:themeColor="accent6" w:themeShade="BF"/>
          <w:sz w:val="28"/>
          <w:szCs w:val="28"/>
          <w:rtl/>
        </w:rPr>
        <w:t>פעולות המתבצעות על ידי הלקוח דרך האתר:</w:t>
      </w:r>
    </w:p>
    <w:p w14:paraId="5BE55430" w14:textId="77777777" w:rsidR="0006377B" w:rsidRPr="0006377B" w:rsidRDefault="0006377B" w:rsidP="0006377B">
      <w:pPr>
        <w:spacing w:before="240" w:after="240"/>
        <w:ind w:left="360"/>
        <w:rPr>
          <w:color w:val="538135" w:themeColor="accent6" w:themeShade="BF"/>
          <w:sz w:val="28"/>
          <w:szCs w:val="28"/>
        </w:rPr>
      </w:pPr>
      <w:r w:rsidRPr="0006377B">
        <w:rPr>
          <w:color w:val="538135" w:themeColor="accent6" w:themeShade="BF"/>
          <w:sz w:val="28"/>
          <w:szCs w:val="28"/>
        </w:rPr>
        <w:t>-</w:t>
      </w:r>
      <w:r w:rsidRPr="0006377B">
        <w:rPr>
          <w:rFonts w:ascii="Times New Roman" w:eastAsia="Times New Roman" w:hAnsi="Times New Roman" w:cs="Times New Roman"/>
          <w:color w:val="538135" w:themeColor="accent6" w:themeShade="BF"/>
          <w:sz w:val="14"/>
          <w:szCs w:val="14"/>
        </w:rPr>
        <w:t xml:space="preserve">   </w:t>
      </w:r>
      <w:r w:rsidRPr="0006377B">
        <w:rPr>
          <w:rFonts w:ascii="Times New Roman" w:eastAsia="Times New Roman" w:hAnsi="Times New Roman" w:cs="Times New Roman"/>
          <w:color w:val="538135" w:themeColor="accent6" w:themeShade="BF"/>
          <w:sz w:val="14"/>
          <w:szCs w:val="14"/>
        </w:rPr>
        <w:tab/>
      </w:r>
      <w:r w:rsidRPr="0006377B">
        <w:rPr>
          <w:color w:val="538135" w:themeColor="accent6" w:themeShade="BF"/>
          <w:sz w:val="28"/>
          <w:szCs w:val="28"/>
          <w:rtl/>
        </w:rPr>
        <w:t>הלקוח פותח חשבון חדש ורושם הפרטים שלו.</w:t>
      </w:r>
    </w:p>
    <w:p w14:paraId="07DBADB3" w14:textId="77777777" w:rsidR="0006377B" w:rsidRPr="0006377B" w:rsidRDefault="0006377B" w:rsidP="0006377B">
      <w:pPr>
        <w:spacing w:before="240" w:after="240"/>
        <w:ind w:left="360"/>
        <w:rPr>
          <w:color w:val="538135" w:themeColor="accent6" w:themeShade="BF"/>
          <w:sz w:val="28"/>
          <w:szCs w:val="28"/>
        </w:rPr>
      </w:pPr>
      <w:r w:rsidRPr="0006377B">
        <w:rPr>
          <w:color w:val="538135" w:themeColor="accent6" w:themeShade="BF"/>
          <w:sz w:val="28"/>
          <w:szCs w:val="28"/>
        </w:rPr>
        <w:t>-</w:t>
      </w:r>
      <w:r w:rsidRPr="0006377B">
        <w:rPr>
          <w:rFonts w:ascii="Times New Roman" w:eastAsia="Times New Roman" w:hAnsi="Times New Roman" w:cs="Times New Roman"/>
          <w:color w:val="538135" w:themeColor="accent6" w:themeShade="BF"/>
          <w:sz w:val="14"/>
          <w:szCs w:val="14"/>
        </w:rPr>
        <w:t xml:space="preserve">   </w:t>
      </w:r>
      <w:r w:rsidRPr="0006377B">
        <w:rPr>
          <w:rFonts w:ascii="Times New Roman" w:eastAsia="Times New Roman" w:hAnsi="Times New Roman" w:cs="Times New Roman"/>
          <w:color w:val="538135" w:themeColor="accent6" w:themeShade="BF"/>
          <w:sz w:val="14"/>
          <w:szCs w:val="14"/>
        </w:rPr>
        <w:tab/>
      </w:r>
      <w:r w:rsidRPr="0006377B">
        <w:rPr>
          <w:color w:val="538135" w:themeColor="accent6" w:themeShade="BF"/>
          <w:sz w:val="28"/>
          <w:szCs w:val="28"/>
          <w:rtl/>
        </w:rPr>
        <w:t>מזמין שליח לאסוף הפסולת מהבית שלו.</w:t>
      </w:r>
    </w:p>
    <w:p w14:paraId="11A373F6" w14:textId="3787BA3D" w:rsidR="0006377B" w:rsidRDefault="0006377B" w:rsidP="0006377B">
      <w:pPr>
        <w:spacing w:before="240" w:after="240"/>
        <w:ind w:left="360"/>
        <w:rPr>
          <w:color w:val="538135" w:themeColor="accent6" w:themeShade="BF"/>
          <w:sz w:val="28"/>
          <w:szCs w:val="28"/>
          <w:rtl/>
        </w:rPr>
      </w:pPr>
      <w:r w:rsidRPr="0006377B">
        <w:rPr>
          <w:color w:val="538135" w:themeColor="accent6" w:themeShade="BF"/>
          <w:sz w:val="28"/>
          <w:szCs w:val="28"/>
        </w:rPr>
        <w:t>-</w:t>
      </w:r>
      <w:r w:rsidRPr="0006377B">
        <w:rPr>
          <w:rFonts w:ascii="Times New Roman" w:eastAsia="Times New Roman" w:hAnsi="Times New Roman" w:cs="Times New Roman"/>
          <w:color w:val="538135" w:themeColor="accent6" w:themeShade="BF"/>
          <w:sz w:val="14"/>
          <w:szCs w:val="14"/>
        </w:rPr>
        <w:t xml:space="preserve">   </w:t>
      </w:r>
      <w:r w:rsidRPr="0006377B">
        <w:rPr>
          <w:rFonts w:ascii="Times New Roman" w:eastAsia="Times New Roman" w:hAnsi="Times New Roman" w:cs="Times New Roman"/>
          <w:color w:val="538135" w:themeColor="accent6" w:themeShade="BF"/>
          <w:sz w:val="14"/>
          <w:szCs w:val="14"/>
        </w:rPr>
        <w:tab/>
      </w:r>
      <w:r w:rsidRPr="0006377B">
        <w:rPr>
          <w:color w:val="538135" w:themeColor="accent6" w:themeShade="BF"/>
          <w:sz w:val="28"/>
          <w:szCs w:val="28"/>
          <w:rtl/>
        </w:rPr>
        <w:t>משתמש בנקודות שצבר לקבל הטבות וקופונים עבורם.</w:t>
      </w:r>
    </w:p>
    <w:p w14:paraId="6D008C7A" w14:textId="77777777" w:rsidR="0006377B" w:rsidRPr="0006377B" w:rsidRDefault="0006377B" w:rsidP="0006377B">
      <w:pPr>
        <w:spacing w:before="240" w:after="240"/>
        <w:ind w:left="360"/>
        <w:rPr>
          <w:color w:val="538135" w:themeColor="accent6" w:themeShade="BF"/>
          <w:sz w:val="28"/>
          <w:szCs w:val="28"/>
        </w:rPr>
      </w:pPr>
    </w:p>
    <w:p w14:paraId="46A4663B" w14:textId="77777777" w:rsidR="0006377B" w:rsidRPr="0006377B" w:rsidRDefault="0006377B" w:rsidP="0006377B">
      <w:pPr>
        <w:shd w:val="clear" w:color="auto" w:fill="E2EFD9" w:themeFill="accent6" w:themeFillTint="33"/>
        <w:spacing w:before="240" w:after="240"/>
        <w:rPr>
          <w:b/>
          <w:bCs/>
          <w:color w:val="538135" w:themeColor="accent6" w:themeShade="BF"/>
          <w:sz w:val="36"/>
          <w:szCs w:val="36"/>
        </w:rPr>
      </w:pPr>
      <w:r w:rsidRPr="0006377B">
        <w:rPr>
          <w:b/>
          <w:bCs/>
          <w:color w:val="538135" w:themeColor="accent6" w:themeShade="BF"/>
          <w:sz w:val="28"/>
          <w:szCs w:val="28"/>
          <w:rtl/>
        </w:rPr>
        <w:t>פעולות המתבצעות על ידי האתר</w:t>
      </w:r>
      <w:r w:rsidRPr="0006377B">
        <w:rPr>
          <w:b/>
          <w:bCs/>
          <w:color w:val="538135" w:themeColor="accent6" w:themeShade="BF"/>
          <w:sz w:val="36"/>
          <w:szCs w:val="36"/>
        </w:rPr>
        <w:t>:</w:t>
      </w:r>
    </w:p>
    <w:p w14:paraId="2BF2B250" w14:textId="77777777" w:rsidR="0006377B" w:rsidRPr="0006377B" w:rsidRDefault="0006377B" w:rsidP="0006377B">
      <w:pPr>
        <w:spacing w:before="240" w:after="240"/>
        <w:ind w:left="360"/>
        <w:rPr>
          <w:color w:val="538135" w:themeColor="accent6" w:themeShade="BF"/>
          <w:sz w:val="28"/>
          <w:szCs w:val="28"/>
        </w:rPr>
      </w:pPr>
      <w:r w:rsidRPr="0006377B">
        <w:rPr>
          <w:color w:val="538135" w:themeColor="accent6" w:themeShade="BF"/>
          <w:sz w:val="36"/>
          <w:szCs w:val="36"/>
        </w:rPr>
        <w:t>-</w:t>
      </w:r>
      <w:r w:rsidRPr="0006377B">
        <w:rPr>
          <w:rFonts w:ascii="Times New Roman" w:eastAsia="Times New Roman" w:hAnsi="Times New Roman" w:cs="Times New Roman"/>
          <w:color w:val="538135" w:themeColor="accent6" w:themeShade="BF"/>
          <w:sz w:val="14"/>
          <w:szCs w:val="14"/>
        </w:rPr>
        <w:t xml:space="preserve">  </w:t>
      </w:r>
      <w:r w:rsidRPr="0006377B">
        <w:rPr>
          <w:rFonts w:ascii="Times New Roman" w:eastAsia="Times New Roman" w:hAnsi="Times New Roman" w:cs="Times New Roman"/>
          <w:color w:val="538135" w:themeColor="accent6" w:themeShade="BF"/>
          <w:sz w:val="14"/>
          <w:szCs w:val="14"/>
        </w:rPr>
        <w:tab/>
      </w:r>
      <w:r w:rsidRPr="0006377B">
        <w:rPr>
          <w:color w:val="538135" w:themeColor="accent6" w:themeShade="BF"/>
          <w:sz w:val="28"/>
          <w:szCs w:val="28"/>
          <w:rtl/>
        </w:rPr>
        <w:t>החברה מקבלת את הפרטים של הלקוחות.</w:t>
      </w:r>
    </w:p>
    <w:p w14:paraId="18AF687A" w14:textId="251F297F" w:rsidR="0006377B" w:rsidRPr="0006377B" w:rsidRDefault="0006377B" w:rsidP="0006377B">
      <w:pPr>
        <w:spacing w:before="240" w:after="240"/>
        <w:ind w:left="360"/>
        <w:rPr>
          <w:color w:val="538135" w:themeColor="accent6" w:themeShade="BF"/>
          <w:sz w:val="28"/>
          <w:szCs w:val="28"/>
          <w:rtl/>
        </w:rPr>
      </w:pPr>
      <w:r w:rsidRPr="0006377B">
        <w:rPr>
          <w:color w:val="538135" w:themeColor="accent6" w:themeShade="BF"/>
          <w:sz w:val="36"/>
          <w:szCs w:val="36"/>
        </w:rPr>
        <w:t>-</w:t>
      </w:r>
      <w:r w:rsidRPr="0006377B">
        <w:rPr>
          <w:rFonts w:ascii="Times New Roman" w:eastAsia="Times New Roman" w:hAnsi="Times New Roman" w:cs="Times New Roman"/>
          <w:color w:val="538135" w:themeColor="accent6" w:themeShade="BF"/>
          <w:sz w:val="14"/>
          <w:szCs w:val="14"/>
        </w:rPr>
        <w:t xml:space="preserve">  </w:t>
      </w:r>
      <w:r w:rsidRPr="0006377B">
        <w:rPr>
          <w:rFonts w:ascii="Times New Roman" w:eastAsia="Times New Roman" w:hAnsi="Times New Roman" w:cs="Times New Roman"/>
          <w:color w:val="538135" w:themeColor="accent6" w:themeShade="BF"/>
          <w:sz w:val="14"/>
          <w:szCs w:val="14"/>
        </w:rPr>
        <w:tab/>
      </w:r>
      <w:r>
        <w:rPr>
          <w:rFonts w:hint="cs"/>
          <w:color w:val="538135" w:themeColor="accent6" w:themeShade="BF"/>
          <w:sz w:val="28"/>
          <w:szCs w:val="28"/>
          <w:rtl/>
        </w:rPr>
        <w:t>לקוח ה</w:t>
      </w:r>
      <w:r w:rsidRPr="0006377B">
        <w:rPr>
          <w:color w:val="538135" w:themeColor="accent6" w:themeShade="BF"/>
          <w:sz w:val="28"/>
          <w:szCs w:val="28"/>
          <w:rtl/>
        </w:rPr>
        <w:t>זמין שליח</w:t>
      </w:r>
      <w:r>
        <w:rPr>
          <w:rFonts w:hint="cs"/>
          <w:color w:val="538135" w:themeColor="accent6" w:themeShade="BF"/>
          <w:sz w:val="28"/>
          <w:szCs w:val="28"/>
          <w:rtl/>
        </w:rPr>
        <w:t>,</w:t>
      </w:r>
      <w:r w:rsidRPr="0006377B">
        <w:rPr>
          <w:color w:val="538135" w:themeColor="accent6" w:themeShade="BF"/>
          <w:sz w:val="28"/>
          <w:szCs w:val="28"/>
          <w:rtl/>
        </w:rPr>
        <w:t xml:space="preserve"> החברה</w:t>
      </w:r>
      <w:r>
        <w:rPr>
          <w:rFonts w:hint="cs"/>
          <w:color w:val="538135" w:themeColor="accent6" w:themeShade="BF"/>
          <w:sz w:val="28"/>
          <w:szCs w:val="28"/>
          <w:rtl/>
        </w:rPr>
        <w:t xml:space="preserve"> תשלח</w:t>
      </w:r>
      <w:r w:rsidRPr="0006377B">
        <w:rPr>
          <w:color w:val="538135" w:themeColor="accent6" w:themeShade="BF"/>
          <w:sz w:val="28"/>
          <w:szCs w:val="28"/>
          <w:rtl/>
        </w:rPr>
        <w:t xml:space="preserve"> שליח עם משאית לכתובת הלקוחות.</w:t>
      </w:r>
    </w:p>
    <w:p w14:paraId="1C47D9C1" w14:textId="77777777" w:rsidR="0006377B" w:rsidRPr="0006377B" w:rsidRDefault="0006377B" w:rsidP="0006377B">
      <w:pPr>
        <w:spacing w:before="240" w:after="240"/>
        <w:ind w:left="360"/>
        <w:rPr>
          <w:color w:val="538135" w:themeColor="accent6" w:themeShade="BF"/>
          <w:sz w:val="28"/>
          <w:szCs w:val="28"/>
        </w:rPr>
      </w:pPr>
      <w:r w:rsidRPr="0006377B">
        <w:rPr>
          <w:color w:val="538135" w:themeColor="accent6" w:themeShade="BF"/>
          <w:sz w:val="36"/>
          <w:szCs w:val="36"/>
        </w:rPr>
        <w:t>-</w:t>
      </w:r>
      <w:r w:rsidRPr="0006377B">
        <w:rPr>
          <w:rFonts w:ascii="Times New Roman" w:eastAsia="Times New Roman" w:hAnsi="Times New Roman" w:cs="Times New Roman"/>
          <w:color w:val="538135" w:themeColor="accent6" w:themeShade="BF"/>
          <w:sz w:val="14"/>
          <w:szCs w:val="14"/>
        </w:rPr>
        <w:t xml:space="preserve">  </w:t>
      </w:r>
      <w:r w:rsidRPr="0006377B">
        <w:rPr>
          <w:rFonts w:ascii="Times New Roman" w:eastAsia="Times New Roman" w:hAnsi="Times New Roman" w:cs="Times New Roman"/>
          <w:color w:val="538135" w:themeColor="accent6" w:themeShade="BF"/>
          <w:sz w:val="14"/>
          <w:szCs w:val="14"/>
        </w:rPr>
        <w:tab/>
      </w:r>
      <w:r w:rsidRPr="0006377B">
        <w:rPr>
          <w:color w:val="538135" w:themeColor="accent6" w:themeShade="BF"/>
          <w:sz w:val="28"/>
          <w:szCs w:val="28"/>
          <w:rtl/>
        </w:rPr>
        <w:t>נותנים ללקוחות נקודות עבור החשבון שלהם בחברה.</w:t>
      </w:r>
    </w:p>
    <w:p w14:paraId="0B7974E4" w14:textId="5490B8C7" w:rsidR="0006377B" w:rsidRDefault="0006377B" w:rsidP="0006377B">
      <w:pPr>
        <w:spacing w:before="240" w:after="240"/>
        <w:ind w:left="360"/>
        <w:rPr>
          <w:color w:val="538135" w:themeColor="accent6" w:themeShade="BF"/>
          <w:sz w:val="28"/>
          <w:szCs w:val="28"/>
          <w:rtl/>
        </w:rPr>
      </w:pPr>
      <w:r w:rsidRPr="0006377B">
        <w:rPr>
          <w:color w:val="538135" w:themeColor="accent6" w:themeShade="BF"/>
          <w:sz w:val="36"/>
          <w:szCs w:val="36"/>
        </w:rPr>
        <w:t>-</w:t>
      </w:r>
      <w:r w:rsidRPr="0006377B">
        <w:rPr>
          <w:rFonts w:ascii="Times New Roman" w:eastAsia="Times New Roman" w:hAnsi="Times New Roman" w:cs="Times New Roman"/>
          <w:color w:val="538135" w:themeColor="accent6" w:themeShade="BF"/>
          <w:sz w:val="14"/>
          <w:szCs w:val="14"/>
        </w:rPr>
        <w:t xml:space="preserve">  </w:t>
      </w:r>
      <w:r w:rsidRPr="0006377B">
        <w:rPr>
          <w:rFonts w:ascii="Times New Roman" w:eastAsia="Times New Roman" w:hAnsi="Times New Roman" w:cs="Times New Roman"/>
          <w:color w:val="538135" w:themeColor="accent6" w:themeShade="BF"/>
          <w:sz w:val="14"/>
          <w:szCs w:val="14"/>
        </w:rPr>
        <w:tab/>
      </w:r>
      <w:r w:rsidRPr="0006377B">
        <w:rPr>
          <w:color w:val="538135" w:themeColor="accent6" w:themeShade="BF"/>
          <w:sz w:val="28"/>
          <w:szCs w:val="28"/>
          <w:rtl/>
        </w:rPr>
        <w:t>מפרסמים הטבות וקופונים שונים שהלקוח יכול להשתמש בהם.</w:t>
      </w:r>
    </w:p>
    <w:p w14:paraId="490E6922" w14:textId="5EABA37D" w:rsidR="009E0B59" w:rsidRDefault="009E0B59" w:rsidP="004C6351">
      <w:pPr>
        <w:spacing w:before="240" w:after="240"/>
        <w:rPr>
          <w:color w:val="538135" w:themeColor="accent6" w:themeShade="BF"/>
          <w:sz w:val="28"/>
          <w:szCs w:val="28"/>
          <w:rtl/>
        </w:rPr>
      </w:pPr>
    </w:p>
    <w:p w14:paraId="79ABEBDE" w14:textId="53848E58" w:rsidR="00C92B7B" w:rsidRDefault="00C92B7B" w:rsidP="004C6351">
      <w:pPr>
        <w:spacing w:before="240" w:after="240"/>
        <w:rPr>
          <w:color w:val="538135" w:themeColor="accent6" w:themeShade="BF"/>
          <w:sz w:val="28"/>
          <w:szCs w:val="28"/>
          <w:rtl/>
        </w:rPr>
      </w:pPr>
    </w:p>
    <w:p w14:paraId="1F55B8FC" w14:textId="36A66E6B" w:rsidR="00C92B7B" w:rsidRDefault="00C92B7B" w:rsidP="004C6351">
      <w:pPr>
        <w:spacing w:before="240" w:after="240"/>
        <w:rPr>
          <w:color w:val="538135" w:themeColor="accent6" w:themeShade="BF"/>
          <w:sz w:val="28"/>
          <w:szCs w:val="28"/>
          <w:rtl/>
        </w:rPr>
      </w:pPr>
    </w:p>
    <w:p w14:paraId="29E6D4AA" w14:textId="177956C7" w:rsidR="00C92B7B" w:rsidRDefault="00C92B7B" w:rsidP="004C6351">
      <w:pPr>
        <w:spacing w:before="240" w:after="240"/>
        <w:rPr>
          <w:color w:val="538135" w:themeColor="accent6" w:themeShade="BF"/>
          <w:sz w:val="28"/>
          <w:szCs w:val="28"/>
          <w:rtl/>
        </w:rPr>
      </w:pPr>
    </w:p>
    <w:p w14:paraId="2502BBAE" w14:textId="77777777" w:rsidR="00C92B7B" w:rsidRDefault="00C92B7B" w:rsidP="004C6351">
      <w:pPr>
        <w:spacing w:before="240" w:after="240"/>
        <w:rPr>
          <w:color w:val="538135" w:themeColor="accent6" w:themeShade="BF"/>
          <w:sz w:val="28"/>
          <w:szCs w:val="28"/>
          <w:rtl/>
        </w:rPr>
      </w:pPr>
    </w:p>
    <w:p w14:paraId="50B70ED8" w14:textId="77777777" w:rsidR="00D57539" w:rsidRPr="0006377B" w:rsidRDefault="00D57539" w:rsidP="004C6351">
      <w:pPr>
        <w:spacing w:before="240" w:after="240"/>
        <w:rPr>
          <w:color w:val="538135" w:themeColor="accent6" w:themeShade="BF"/>
          <w:sz w:val="28"/>
          <w:szCs w:val="28"/>
        </w:rPr>
      </w:pPr>
    </w:p>
    <w:p w14:paraId="4163EC17" w14:textId="04EE5A64" w:rsidR="009E0B59" w:rsidRDefault="009E0B59" w:rsidP="009E0B59">
      <w:pPr>
        <w:pStyle w:val="paragraph"/>
        <w:bidi/>
        <w:textAlignment w:val="baseline"/>
        <w:rPr>
          <w:rStyle w:val="eop"/>
          <w:rtl/>
        </w:rPr>
      </w:pPr>
    </w:p>
    <w:p w14:paraId="470E5CDC" w14:textId="0D0D360C" w:rsidR="00C92B7B" w:rsidRDefault="00C92B7B" w:rsidP="00C92B7B">
      <w:pPr>
        <w:pStyle w:val="paragraph"/>
        <w:bidi/>
        <w:textAlignment w:val="baseline"/>
        <w:rPr>
          <w:rStyle w:val="eop"/>
          <w:rtl/>
        </w:rPr>
      </w:pPr>
    </w:p>
    <w:p w14:paraId="4EDF20D5" w14:textId="60FB673D" w:rsidR="00C92B7B" w:rsidRDefault="00C92B7B" w:rsidP="00C92B7B">
      <w:pPr>
        <w:pStyle w:val="paragraph"/>
        <w:bidi/>
        <w:textAlignment w:val="baseline"/>
        <w:rPr>
          <w:rStyle w:val="eop"/>
          <w:rtl/>
        </w:rPr>
      </w:pPr>
    </w:p>
    <w:p w14:paraId="27B48387" w14:textId="532688E4" w:rsidR="00C92B7B" w:rsidRDefault="00C92B7B" w:rsidP="00C92B7B">
      <w:pPr>
        <w:pStyle w:val="paragraph"/>
        <w:bidi/>
        <w:textAlignment w:val="baseline"/>
        <w:rPr>
          <w:rStyle w:val="eop"/>
          <w:rtl/>
        </w:rPr>
      </w:pPr>
    </w:p>
    <w:p w14:paraId="085E6B2C" w14:textId="29423062" w:rsidR="00C92B7B" w:rsidRDefault="00C92B7B" w:rsidP="00C92B7B">
      <w:pPr>
        <w:pStyle w:val="paragraph"/>
        <w:bidi/>
        <w:textAlignment w:val="baseline"/>
        <w:rPr>
          <w:rStyle w:val="eop"/>
          <w:rtl/>
        </w:rPr>
      </w:pPr>
    </w:p>
    <w:p w14:paraId="6B46D852" w14:textId="6D21BF01" w:rsidR="00C92B7B" w:rsidRDefault="00C92B7B" w:rsidP="00C92B7B">
      <w:pPr>
        <w:pStyle w:val="paragraph"/>
        <w:bidi/>
        <w:textAlignment w:val="baseline"/>
        <w:rPr>
          <w:rStyle w:val="eop"/>
          <w:rtl/>
        </w:rPr>
      </w:pPr>
    </w:p>
    <w:p w14:paraId="42A96E24" w14:textId="77777777" w:rsidR="00EF7BCE" w:rsidRDefault="00EF7BCE" w:rsidP="00EF7BCE">
      <w:pPr>
        <w:pStyle w:val="paragraph"/>
        <w:bidi/>
        <w:textAlignment w:val="baseline"/>
        <w:rPr>
          <w:rStyle w:val="eop"/>
          <w:rtl/>
        </w:rPr>
      </w:pPr>
    </w:p>
    <w:p w14:paraId="6172FFEC" w14:textId="44749484" w:rsidR="00C92B7B" w:rsidRPr="00EF7BCE" w:rsidRDefault="00C92B7B" w:rsidP="00EF7BCE">
      <w:pPr>
        <w:shd w:val="clear" w:color="auto" w:fill="E2EFD9" w:themeFill="accent6" w:themeFillTint="33"/>
        <w:rPr>
          <w:rStyle w:val="eop"/>
          <w:b/>
          <w:bCs/>
          <w:color w:val="538135" w:themeColor="accent6" w:themeShade="BF"/>
          <w:sz w:val="28"/>
          <w:szCs w:val="28"/>
          <w:rtl/>
        </w:rPr>
      </w:pPr>
      <w:r w:rsidRPr="00EF7BCE">
        <w:rPr>
          <w:rStyle w:val="eop"/>
          <w:rFonts w:hint="cs"/>
          <w:b/>
          <w:bCs/>
          <w:color w:val="538135" w:themeColor="accent6" w:themeShade="BF"/>
          <w:sz w:val="28"/>
          <w:szCs w:val="28"/>
          <w:rtl/>
        </w:rPr>
        <w:t xml:space="preserve">ייצוג של שני תהליכים עיקריים באמצעות מודל ה- </w:t>
      </w:r>
      <w:r w:rsidRPr="00EF7BCE">
        <w:rPr>
          <w:rStyle w:val="eop"/>
          <w:rFonts w:hint="cs"/>
          <w:b/>
          <w:bCs/>
          <w:color w:val="538135" w:themeColor="accent6" w:themeShade="BF"/>
          <w:sz w:val="28"/>
          <w:szCs w:val="28"/>
        </w:rPr>
        <w:t>BPMN</w:t>
      </w:r>
      <w:r w:rsidRPr="00EF7BCE">
        <w:rPr>
          <w:rStyle w:val="eop"/>
          <w:rFonts w:hint="cs"/>
          <w:b/>
          <w:bCs/>
          <w:color w:val="538135" w:themeColor="accent6" w:themeShade="BF"/>
          <w:sz w:val="28"/>
          <w:szCs w:val="28"/>
          <w:rtl/>
        </w:rPr>
        <w:t>:</w:t>
      </w:r>
    </w:p>
    <w:p w14:paraId="79A43964" w14:textId="1BDDA178" w:rsidR="00C92B7B" w:rsidRPr="00EF7BCE" w:rsidRDefault="00C92B7B" w:rsidP="00C92B7B">
      <w:pPr>
        <w:pStyle w:val="paragraph"/>
        <w:bidi/>
        <w:textAlignment w:val="baseline"/>
        <w:rPr>
          <w:rStyle w:val="eop"/>
          <w:rFonts w:asciiTheme="minorBidi" w:hAnsiTheme="minorBidi" w:cstheme="minorBidi"/>
          <w:color w:val="538135" w:themeColor="accent6" w:themeShade="BF"/>
          <w:sz w:val="28"/>
          <w:szCs w:val="28"/>
          <w:rtl/>
        </w:rPr>
      </w:pPr>
      <w:r w:rsidRPr="00EF7BCE">
        <w:rPr>
          <w:rStyle w:val="eop"/>
          <w:rFonts w:hint="cs"/>
          <w:color w:val="538135" w:themeColor="accent6" w:themeShade="BF"/>
          <w:sz w:val="28"/>
          <w:szCs w:val="28"/>
          <w:rtl/>
        </w:rPr>
        <w:t>1</w:t>
      </w:r>
      <w:r w:rsidRPr="00EF7BCE">
        <w:rPr>
          <w:rStyle w:val="eop"/>
          <w:rFonts w:asciiTheme="minorBidi" w:hAnsiTheme="minorBidi" w:cstheme="minorBidi"/>
          <w:color w:val="538135" w:themeColor="accent6" w:themeShade="BF"/>
          <w:sz w:val="28"/>
          <w:szCs w:val="28"/>
          <w:rtl/>
        </w:rPr>
        <w:t>-</w:t>
      </w:r>
      <w:r w:rsidRPr="00EF7BCE">
        <w:rPr>
          <w:rStyle w:val="eop"/>
          <w:rFonts w:asciiTheme="minorBidi" w:hAnsiTheme="minorBidi" w:cstheme="minorBidi"/>
          <w:color w:val="538135" w:themeColor="accent6" w:themeShade="BF"/>
          <w:sz w:val="28"/>
          <w:szCs w:val="28"/>
          <w:u w:val="single"/>
          <w:rtl/>
        </w:rPr>
        <w:t>תהליך ראשון</w:t>
      </w:r>
      <w:r w:rsidRPr="00EF7BCE">
        <w:rPr>
          <w:rStyle w:val="eop"/>
          <w:rFonts w:asciiTheme="minorBidi" w:hAnsiTheme="minorBidi" w:cstheme="minorBidi"/>
          <w:color w:val="538135" w:themeColor="accent6" w:themeShade="BF"/>
          <w:sz w:val="28"/>
          <w:szCs w:val="28"/>
          <w:rtl/>
        </w:rPr>
        <w:t>: הוא תהליך הצטרפות לקוח לחברה דרך האתר</w:t>
      </w:r>
      <w:r w:rsidR="00320710" w:rsidRPr="00EF7BCE">
        <w:rPr>
          <w:rStyle w:val="eop"/>
          <w:rFonts w:asciiTheme="minorBidi" w:hAnsiTheme="minorBidi" w:cstheme="minorBidi"/>
          <w:color w:val="538135" w:themeColor="accent6" w:themeShade="BF"/>
          <w:sz w:val="28"/>
          <w:szCs w:val="28"/>
          <w:rtl/>
        </w:rPr>
        <w:t>, כך ש-הלקוח ועובדי החברה לקוחים חלק מהתהליך.</w:t>
      </w:r>
    </w:p>
    <w:p w14:paraId="6932EE4D" w14:textId="2A6C909E" w:rsidR="00C92B7B" w:rsidRPr="00EF7BCE" w:rsidRDefault="00C92B7B" w:rsidP="00C92B7B">
      <w:pPr>
        <w:pStyle w:val="paragraph"/>
        <w:bidi/>
        <w:textAlignment w:val="baseline"/>
        <w:rPr>
          <w:rStyle w:val="eop"/>
          <w:rFonts w:asciiTheme="minorBidi" w:hAnsiTheme="minorBidi" w:cstheme="minorBidi"/>
          <w:color w:val="538135" w:themeColor="accent6" w:themeShade="BF"/>
          <w:sz w:val="28"/>
          <w:szCs w:val="28"/>
          <w:rtl/>
        </w:rPr>
      </w:pPr>
      <w:r w:rsidRPr="00EF7BCE">
        <w:rPr>
          <w:rStyle w:val="eop"/>
          <w:rFonts w:asciiTheme="minorBidi" w:hAnsiTheme="minorBidi" w:cstheme="minorBidi"/>
          <w:color w:val="538135" w:themeColor="accent6" w:themeShade="BF"/>
          <w:sz w:val="28"/>
          <w:szCs w:val="28"/>
          <w:rtl/>
        </w:rPr>
        <w:t xml:space="preserve">2- </w:t>
      </w:r>
      <w:r w:rsidRPr="00EF7BCE">
        <w:rPr>
          <w:rStyle w:val="eop"/>
          <w:rFonts w:asciiTheme="minorBidi" w:hAnsiTheme="minorBidi" w:cstheme="minorBidi"/>
          <w:color w:val="538135" w:themeColor="accent6" w:themeShade="BF"/>
          <w:sz w:val="28"/>
          <w:szCs w:val="28"/>
          <w:u w:val="single"/>
          <w:rtl/>
        </w:rPr>
        <w:t>תהליך שני</w:t>
      </w:r>
      <w:r w:rsidRPr="00EF7BCE">
        <w:rPr>
          <w:rStyle w:val="eop"/>
          <w:rFonts w:asciiTheme="minorBidi" w:hAnsiTheme="minorBidi" w:cstheme="minorBidi"/>
          <w:color w:val="538135" w:themeColor="accent6" w:themeShade="BF"/>
          <w:sz w:val="28"/>
          <w:szCs w:val="28"/>
          <w:rtl/>
        </w:rPr>
        <w:t xml:space="preserve">: הזמנת שליח לאסוף פסולת </w:t>
      </w:r>
      <w:r w:rsidR="0004729B" w:rsidRPr="00EF7BCE">
        <w:rPr>
          <w:rStyle w:val="eop"/>
          <w:rFonts w:asciiTheme="minorBidi" w:hAnsiTheme="minorBidi" w:cstheme="minorBidi"/>
          <w:color w:val="538135" w:themeColor="accent6" w:themeShade="BF"/>
          <w:sz w:val="28"/>
          <w:szCs w:val="28"/>
          <w:rtl/>
        </w:rPr>
        <w:t>ה</w:t>
      </w:r>
      <w:r w:rsidRPr="00EF7BCE">
        <w:rPr>
          <w:rStyle w:val="eop"/>
          <w:rFonts w:asciiTheme="minorBidi" w:hAnsiTheme="minorBidi" w:cstheme="minorBidi"/>
          <w:color w:val="538135" w:themeColor="accent6" w:themeShade="BF"/>
          <w:sz w:val="28"/>
          <w:szCs w:val="28"/>
          <w:rtl/>
        </w:rPr>
        <w:t>פלסטיק מבית הלקוח</w:t>
      </w:r>
      <w:r w:rsidR="00320710" w:rsidRPr="00EF7BCE">
        <w:rPr>
          <w:rStyle w:val="eop"/>
          <w:rFonts w:asciiTheme="minorBidi" w:hAnsiTheme="minorBidi" w:cstheme="minorBidi"/>
          <w:color w:val="538135" w:themeColor="accent6" w:themeShade="BF"/>
          <w:sz w:val="28"/>
          <w:szCs w:val="28"/>
          <w:rtl/>
        </w:rPr>
        <w:t>, כך ש-הלקוח ועובדי החברה והשליח לוקחים חלק בתהליך הזה.</w:t>
      </w:r>
    </w:p>
    <w:p w14:paraId="00347D96" w14:textId="41D50520" w:rsidR="009326BA" w:rsidRDefault="00EF7BCE" w:rsidP="009326BA">
      <w:pPr>
        <w:pStyle w:val="paragraph"/>
        <w:bidi/>
        <w:textAlignment w:val="baseline"/>
        <w:rPr>
          <w:rStyle w:val="eop"/>
          <w:rFonts w:hint="cs"/>
        </w:rPr>
      </w:pPr>
      <w:r>
        <w:rPr>
          <w:noProof/>
          <w:rtl/>
          <w:lang w:val="he-IL"/>
        </w:rPr>
        <w:drawing>
          <wp:anchor distT="0" distB="0" distL="114300" distR="114300" simplePos="0" relativeHeight="251666432" behindDoc="0" locked="0" layoutInCell="1" allowOverlap="1" wp14:anchorId="68734231" wp14:editId="2D65DEE0">
            <wp:simplePos x="0" y="0"/>
            <wp:positionH relativeFrom="column">
              <wp:posOffset>-1130300</wp:posOffset>
            </wp:positionH>
            <wp:positionV relativeFrom="paragraph">
              <wp:posOffset>323215</wp:posOffset>
            </wp:positionV>
            <wp:extent cx="7512050" cy="4864100"/>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rotWithShape="1">
                    <a:blip r:embed="rId13" cstate="print">
                      <a:extLst>
                        <a:ext uri="{28A0092B-C50C-407E-A947-70E740481C1C}">
                          <a14:useLocalDpi xmlns:a14="http://schemas.microsoft.com/office/drawing/2010/main" val="0"/>
                        </a:ext>
                      </a:extLst>
                    </a:blip>
                    <a:srcRect t="4833" r="4660" b="6315"/>
                    <a:stretch/>
                  </pic:blipFill>
                  <pic:spPr bwMode="auto">
                    <a:xfrm>
                      <a:off x="0" y="0"/>
                      <a:ext cx="7512050" cy="486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43935" w14:textId="17837A7A" w:rsidR="00EF7BCE" w:rsidRDefault="00EF7BCE" w:rsidP="00EF7BCE">
      <w:pPr>
        <w:pStyle w:val="paragraph"/>
        <w:bidi/>
        <w:textAlignment w:val="baseline"/>
        <w:rPr>
          <w:rStyle w:val="eop"/>
          <w:rFonts w:ascii="Calibri" w:hAnsi="Calibri" w:cs="Calibri"/>
          <w:b/>
          <w:bCs/>
          <w:color w:val="538135" w:themeColor="accent6" w:themeShade="BF"/>
          <w:sz w:val="32"/>
          <w:szCs w:val="32"/>
          <w:rtl/>
        </w:rPr>
      </w:pPr>
    </w:p>
    <w:p w14:paraId="29FE5417" w14:textId="1CECD1EC" w:rsidR="00EF7BCE" w:rsidRDefault="00EF7BCE" w:rsidP="00EF7BCE">
      <w:pPr>
        <w:pStyle w:val="paragraph"/>
        <w:bidi/>
        <w:textAlignment w:val="baseline"/>
        <w:rPr>
          <w:rStyle w:val="eop"/>
          <w:rFonts w:ascii="Calibri" w:hAnsi="Calibri" w:cs="Calibri"/>
          <w:b/>
          <w:bCs/>
          <w:color w:val="538135" w:themeColor="accent6" w:themeShade="BF"/>
          <w:sz w:val="32"/>
          <w:szCs w:val="32"/>
          <w:rtl/>
        </w:rPr>
      </w:pPr>
    </w:p>
    <w:p w14:paraId="443DFCDD" w14:textId="191A719F" w:rsidR="00EF7BCE" w:rsidRDefault="00EF7BCE" w:rsidP="00EF7BCE">
      <w:pPr>
        <w:pStyle w:val="paragraph"/>
        <w:bidi/>
        <w:textAlignment w:val="baseline"/>
        <w:rPr>
          <w:rStyle w:val="eop"/>
          <w:rFonts w:ascii="Calibri" w:hAnsi="Calibri" w:cs="Calibri"/>
          <w:b/>
          <w:bCs/>
          <w:color w:val="538135" w:themeColor="accent6" w:themeShade="BF"/>
          <w:sz w:val="32"/>
          <w:szCs w:val="32"/>
          <w:rtl/>
        </w:rPr>
      </w:pPr>
    </w:p>
    <w:p w14:paraId="2685913E" w14:textId="77777777" w:rsidR="00EF7BCE" w:rsidRDefault="00EF7BCE" w:rsidP="00EF7BCE">
      <w:pPr>
        <w:pStyle w:val="paragraph"/>
        <w:bidi/>
        <w:textAlignment w:val="baseline"/>
        <w:rPr>
          <w:rStyle w:val="eop"/>
          <w:rFonts w:ascii="Calibri" w:hAnsi="Calibri" w:cs="Calibri"/>
          <w:b/>
          <w:bCs/>
          <w:color w:val="538135" w:themeColor="accent6" w:themeShade="BF"/>
          <w:sz w:val="32"/>
          <w:szCs w:val="32"/>
          <w:rtl/>
        </w:rPr>
      </w:pPr>
    </w:p>
    <w:p w14:paraId="5A785544" w14:textId="24326AB4" w:rsidR="0006377B" w:rsidRPr="009E0B59" w:rsidRDefault="009E0B59" w:rsidP="00EF7BCE">
      <w:pPr>
        <w:pStyle w:val="paragraph"/>
        <w:shd w:val="clear" w:color="auto" w:fill="E2EFD9" w:themeFill="accent6" w:themeFillTint="33"/>
        <w:bidi/>
        <w:textAlignment w:val="baseline"/>
        <w:rPr>
          <w:b/>
          <w:bCs/>
          <w:color w:val="538135" w:themeColor="accent6" w:themeShade="BF"/>
          <w:sz w:val="36"/>
          <w:szCs w:val="36"/>
          <w:rtl/>
        </w:rPr>
      </w:pPr>
      <w:r w:rsidRPr="009E0B59">
        <w:rPr>
          <w:rStyle w:val="eop"/>
          <w:rFonts w:ascii="Calibri" w:hAnsi="Calibri" w:cs="Calibri"/>
          <w:b/>
          <w:bCs/>
          <w:color w:val="538135" w:themeColor="accent6" w:themeShade="BF"/>
          <w:sz w:val="32"/>
          <w:szCs w:val="32"/>
          <w:rtl/>
        </w:rPr>
        <w:t xml:space="preserve">פרויקט </w:t>
      </w:r>
      <w:r w:rsidRPr="009E0B59">
        <w:rPr>
          <w:rStyle w:val="normaltextrun"/>
          <w:rFonts w:ascii="Calibri" w:hAnsi="Calibri" w:cs="Calibri"/>
          <w:b/>
          <w:bCs/>
          <w:color w:val="538135" w:themeColor="accent6" w:themeShade="BF"/>
          <w:sz w:val="32"/>
          <w:szCs w:val="32"/>
          <w:rtl/>
        </w:rPr>
        <w:t>המקדם את החברה</w:t>
      </w:r>
    </w:p>
    <w:p w14:paraId="5282D03C" w14:textId="77777777" w:rsidR="009E0B59" w:rsidRPr="009E0B59" w:rsidRDefault="009E0B59" w:rsidP="009E0B59">
      <w:pPr>
        <w:pStyle w:val="paragraph"/>
        <w:bidi/>
        <w:jc w:val="both"/>
        <w:textAlignment w:val="baseline"/>
        <w:rPr>
          <w:rFonts w:ascii="Calibri" w:hAnsi="Calibri" w:cs="Calibri"/>
          <w:color w:val="538135" w:themeColor="accent6" w:themeShade="BF"/>
          <w:sz w:val="28"/>
          <w:szCs w:val="28"/>
        </w:rPr>
      </w:pPr>
      <w:r w:rsidRPr="009E0B59">
        <w:rPr>
          <w:rFonts w:ascii="Calibri" w:hAnsi="Calibri" w:cs="Calibri"/>
          <w:color w:val="538135" w:themeColor="accent6" w:themeShade="BF"/>
          <w:sz w:val="28"/>
          <w:szCs w:val="28"/>
          <w:rtl/>
        </w:rPr>
        <w:t xml:space="preserve">שיתוף פעולה עם חברות אחרות וארגונים ללא מטרות רווח, על מנת לעזור לאסוף פלסטיק מאזורי טבע בארץ ובעולם – הלקוח משתתף בפעילות איסוף אשפה בטבע ומקבל על כך הטבות בהתאם, או הטבה אחידה לכל המשתתפים בפעילות – החברה שלנו מעבירה את האשפה למרכז מיון בו מפרידים את האשפה הראויה למחזור ומשם למרכז המחזור עצמו. </w:t>
      </w:r>
    </w:p>
    <w:p w14:paraId="06299868" w14:textId="6F3F852F" w:rsidR="00D57539" w:rsidRDefault="009E0B59" w:rsidP="009326BA">
      <w:pPr>
        <w:pStyle w:val="paragraph"/>
        <w:bidi/>
        <w:jc w:val="both"/>
        <w:textAlignment w:val="baseline"/>
        <w:rPr>
          <w:rFonts w:ascii="Calibri" w:hAnsi="Calibri" w:cs="Calibri"/>
          <w:color w:val="538135" w:themeColor="accent6" w:themeShade="BF"/>
          <w:sz w:val="28"/>
          <w:szCs w:val="28"/>
          <w:rtl/>
        </w:rPr>
      </w:pPr>
      <w:r w:rsidRPr="009E0B59">
        <w:rPr>
          <w:rFonts w:ascii="Calibri" w:hAnsi="Calibri" w:cs="Calibri"/>
          <w:color w:val="538135" w:themeColor="accent6" w:themeShade="BF"/>
          <w:sz w:val="28"/>
          <w:szCs w:val="28"/>
          <w:rtl/>
        </w:rPr>
        <w:t>רווח: משקיעים וסבסוד של הממשלה, עזרה במימון מפוליטיקאים שתומכים באיכות הסביבה, חשיפה נוספת לחברה ושירותיה האחרים מעבר לפרויקט</w:t>
      </w:r>
      <w:r w:rsidR="00D57539">
        <w:rPr>
          <w:rFonts w:ascii="Calibri" w:hAnsi="Calibri" w:cs="Calibri" w:hint="cs"/>
          <w:color w:val="538135" w:themeColor="accent6" w:themeShade="BF"/>
          <w:sz w:val="28"/>
          <w:szCs w:val="28"/>
          <w:rtl/>
        </w:rPr>
        <w:t>.</w:t>
      </w:r>
    </w:p>
    <w:p w14:paraId="72E53FF3" w14:textId="77777777" w:rsidR="00EF7BCE" w:rsidRDefault="00EF7BCE" w:rsidP="00EF7BCE">
      <w:pPr>
        <w:pStyle w:val="paragraph"/>
        <w:bidi/>
        <w:jc w:val="both"/>
        <w:textAlignment w:val="baseline"/>
        <w:rPr>
          <w:rFonts w:ascii="Calibri" w:hAnsi="Calibri" w:cs="Calibri"/>
          <w:color w:val="538135" w:themeColor="accent6" w:themeShade="BF"/>
          <w:sz w:val="28"/>
          <w:szCs w:val="28"/>
          <w:rtl/>
        </w:rPr>
      </w:pPr>
    </w:p>
    <w:tbl>
      <w:tblPr>
        <w:tblStyle w:val="6-6"/>
        <w:bidiVisual/>
        <w:tblW w:w="8376" w:type="dxa"/>
        <w:tblLook w:val="04A0" w:firstRow="1" w:lastRow="0" w:firstColumn="1" w:lastColumn="0" w:noHBand="0" w:noVBand="1"/>
      </w:tblPr>
      <w:tblGrid>
        <w:gridCol w:w="1139"/>
        <w:gridCol w:w="4411"/>
        <w:gridCol w:w="1275"/>
        <w:gridCol w:w="1551"/>
      </w:tblGrid>
      <w:tr w:rsidR="009E0B59" w:rsidRPr="009E0B59" w14:paraId="3777D36E" w14:textId="77777777" w:rsidTr="009E0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dxa"/>
            <w:hideMark/>
          </w:tcPr>
          <w:p w14:paraId="2727C4D7" w14:textId="77777777" w:rsidR="009E0B59" w:rsidRPr="009E0B59" w:rsidRDefault="009E0B59">
            <w:pPr>
              <w:pStyle w:val="paragraph"/>
              <w:bidi/>
              <w:textAlignment w:val="baseline"/>
              <w:rPr>
                <w:rFonts w:ascii="Calibri" w:hAnsi="Calibri" w:cs="Calibri"/>
                <w:b w:val="0"/>
                <w:bCs w:val="0"/>
                <w:color w:val="385623" w:themeColor="accent6" w:themeShade="80"/>
              </w:rPr>
            </w:pPr>
            <w:r w:rsidRPr="009E0B59">
              <w:rPr>
                <w:rFonts w:ascii="Calibri" w:hAnsi="Calibri" w:cs="Calibri"/>
                <w:b w:val="0"/>
                <w:bCs w:val="0"/>
                <w:color w:val="385623" w:themeColor="accent6" w:themeShade="80"/>
                <w:rtl/>
              </w:rPr>
              <w:t>שם שלב</w:t>
            </w:r>
          </w:p>
        </w:tc>
        <w:tc>
          <w:tcPr>
            <w:tcW w:w="4411" w:type="dxa"/>
            <w:hideMark/>
          </w:tcPr>
          <w:p w14:paraId="3BB7262D" w14:textId="77777777" w:rsidR="009E0B59" w:rsidRPr="009E0B59" w:rsidRDefault="009E0B59">
            <w:pPr>
              <w:pStyle w:val="paragraph"/>
              <w:bidi/>
              <w:textAlignment w:val="baseline"/>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385623" w:themeColor="accent6" w:themeShade="80"/>
                <w:rtl/>
              </w:rPr>
            </w:pPr>
            <w:r w:rsidRPr="009E0B59">
              <w:rPr>
                <w:rFonts w:ascii="Calibri" w:hAnsi="Calibri" w:cs="Calibri"/>
                <w:b w:val="0"/>
                <w:bCs w:val="0"/>
                <w:color w:val="385623" w:themeColor="accent6" w:themeShade="80"/>
                <w:rtl/>
              </w:rPr>
              <w:t>תיאור</w:t>
            </w:r>
          </w:p>
        </w:tc>
        <w:tc>
          <w:tcPr>
            <w:tcW w:w="1275" w:type="dxa"/>
            <w:hideMark/>
          </w:tcPr>
          <w:p w14:paraId="7C405D6B" w14:textId="77777777" w:rsidR="009E0B59" w:rsidRPr="009E0B59" w:rsidRDefault="009E0B59">
            <w:pPr>
              <w:pStyle w:val="paragraph"/>
              <w:bidi/>
              <w:textAlignment w:val="baseline"/>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385623" w:themeColor="accent6" w:themeShade="80"/>
                <w:rtl/>
              </w:rPr>
            </w:pPr>
            <w:r w:rsidRPr="009E0B59">
              <w:rPr>
                <w:rFonts w:ascii="Calibri" w:hAnsi="Calibri" w:cs="Calibri"/>
                <w:b w:val="0"/>
                <w:bCs w:val="0"/>
                <w:color w:val="385623" w:themeColor="accent6" w:themeShade="80"/>
                <w:rtl/>
              </w:rPr>
              <w:t xml:space="preserve">תלות </w:t>
            </w:r>
          </w:p>
        </w:tc>
        <w:tc>
          <w:tcPr>
            <w:tcW w:w="1551" w:type="dxa"/>
            <w:hideMark/>
          </w:tcPr>
          <w:p w14:paraId="4C4CC03D" w14:textId="77777777" w:rsidR="009E0B59" w:rsidRPr="009E0B59" w:rsidRDefault="009E0B59">
            <w:pPr>
              <w:pStyle w:val="paragraph"/>
              <w:bidi/>
              <w:textAlignment w:val="baseline"/>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385623" w:themeColor="accent6" w:themeShade="80"/>
                <w:rtl/>
              </w:rPr>
            </w:pPr>
            <w:r w:rsidRPr="009E0B59">
              <w:rPr>
                <w:rFonts w:ascii="Calibri" w:hAnsi="Calibri" w:cs="Calibri"/>
                <w:b w:val="0"/>
                <w:bCs w:val="0"/>
                <w:color w:val="385623" w:themeColor="accent6" w:themeShade="80"/>
                <w:rtl/>
              </w:rPr>
              <w:t>משך בשבועות</w:t>
            </w:r>
          </w:p>
        </w:tc>
      </w:tr>
      <w:tr w:rsidR="009E0B59" w:rsidRPr="009E0B59" w14:paraId="2CFD9A40" w14:textId="77777777" w:rsidTr="009E0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dxa"/>
            <w:hideMark/>
          </w:tcPr>
          <w:p w14:paraId="0AF6F2B0" w14:textId="77777777" w:rsidR="009E0B59" w:rsidRPr="009E0B59" w:rsidRDefault="009E0B59">
            <w:pPr>
              <w:pStyle w:val="paragraph"/>
              <w:bidi/>
              <w:textAlignment w:val="baseline"/>
              <w:rPr>
                <w:rFonts w:ascii="Calibri" w:hAnsi="Calibri" w:cs="Calibri"/>
                <w:color w:val="385623" w:themeColor="accent6" w:themeShade="80"/>
              </w:rPr>
            </w:pPr>
            <w:r w:rsidRPr="009E0B59">
              <w:rPr>
                <w:rFonts w:ascii="Calibri" w:hAnsi="Calibri" w:cs="Calibri"/>
                <w:color w:val="385623" w:themeColor="accent6" w:themeShade="80"/>
              </w:rPr>
              <w:t>A</w:t>
            </w:r>
          </w:p>
        </w:tc>
        <w:tc>
          <w:tcPr>
            <w:tcW w:w="4411" w:type="dxa"/>
            <w:hideMark/>
          </w:tcPr>
          <w:p w14:paraId="3EC9079B"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 xml:space="preserve">מחקר בנוגע למרכזי מיון אשפה באזורי פעילות החברה, עלויות שינוע, פרק זמן הנחוץ למיון כמות </w:t>
            </w:r>
            <w:r w:rsidRPr="009E0B59">
              <w:rPr>
                <w:rFonts w:ascii="Calibri" w:hAnsi="Calibri" w:cs="Calibri"/>
                <w:color w:val="385623" w:themeColor="accent6" w:themeShade="80"/>
              </w:rPr>
              <w:t>X</w:t>
            </w:r>
            <w:r w:rsidRPr="009E0B59">
              <w:rPr>
                <w:rFonts w:ascii="Calibri" w:hAnsi="Calibri" w:cs="Calibri"/>
                <w:color w:val="385623" w:themeColor="accent6" w:themeShade="80"/>
                <w:rtl/>
              </w:rPr>
              <w:t xml:space="preserve"> של אשפה.</w:t>
            </w:r>
          </w:p>
        </w:tc>
        <w:tc>
          <w:tcPr>
            <w:tcW w:w="1275" w:type="dxa"/>
            <w:hideMark/>
          </w:tcPr>
          <w:p w14:paraId="41358B97"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w:t>
            </w:r>
          </w:p>
        </w:tc>
        <w:tc>
          <w:tcPr>
            <w:tcW w:w="1551" w:type="dxa"/>
            <w:hideMark/>
          </w:tcPr>
          <w:p w14:paraId="3E39083B"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 xml:space="preserve">3 </w:t>
            </w:r>
          </w:p>
        </w:tc>
      </w:tr>
      <w:tr w:rsidR="009E0B59" w:rsidRPr="009E0B59" w14:paraId="6177A897" w14:textId="77777777" w:rsidTr="009E0B59">
        <w:tc>
          <w:tcPr>
            <w:cnfStyle w:val="001000000000" w:firstRow="0" w:lastRow="0" w:firstColumn="1" w:lastColumn="0" w:oddVBand="0" w:evenVBand="0" w:oddHBand="0" w:evenHBand="0" w:firstRowFirstColumn="0" w:firstRowLastColumn="0" w:lastRowFirstColumn="0" w:lastRowLastColumn="0"/>
            <w:tcW w:w="1139" w:type="dxa"/>
            <w:hideMark/>
          </w:tcPr>
          <w:p w14:paraId="1813426C" w14:textId="77777777" w:rsidR="009E0B59" w:rsidRPr="009E0B59" w:rsidRDefault="009E0B59">
            <w:pPr>
              <w:pStyle w:val="paragraph"/>
              <w:bidi/>
              <w:textAlignment w:val="baseline"/>
              <w:rPr>
                <w:rFonts w:ascii="Calibri" w:hAnsi="Calibri" w:cs="Calibri"/>
                <w:color w:val="385623" w:themeColor="accent6" w:themeShade="80"/>
                <w:rtl/>
              </w:rPr>
            </w:pPr>
            <w:r w:rsidRPr="009E0B59">
              <w:rPr>
                <w:rFonts w:ascii="Calibri" w:hAnsi="Calibri" w:cs="Calibri"/>
                <w:color w:val="385623" w:themeColor="accent6" w:themeShade="80"/>
              </w:rPr>
              <w:t>B</w:t>
            </w:r>
          </w:p>
        </w:tc>
        <w:tc>
          <w:tcPr>
            <w:tcW w:w="4411" w:type="dxa"/>
            <w:hideMark/>
          </w:tcPr>
          <w:p w14:paraId="35E7F36A"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מחקר בנוגע לארגונים רלוונטיים ופעילותם בשנים האחרונות- מה הם עושים עם האשפה בדרך כלל? איך אפשר לשכנע אותם לעבוד איתנו?</w:t>
            </w:r>
          </w:p>
        </w:tc>
        <w:tc>
          <w:tcPr>
            <w:tcW w:w="1275" w:type="dxa"/>
            <w:hideMark/>
          </w:tcPr>
          <w:p w14:paraId="1E71FC9B"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w:t>
            </w:r>
          </w:p>
        </w:tc>
        <w:tc>
          <w:tcPr>
            <w:tcW w:w="1551" w:type="dxa"/>
            <w:hideMark/>
          </w:tcPr>
          <w:p w14:paraId="15F48AA5"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4</w:t>
            </w:r>
          </w:p>
        </w:tc>
      </w:tr>
      <w:tr w:rsidR="009E0B59" w:rsidRPr="009E0B59" w14:paraId="12501FA1" w14:textId="77777777" w:rsidTr="009E0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dxa"/>
            <w:hideMark/>
          </w:tcPr>
          <w:p w14:paraId="468BA217" w14:textId="77777777" w:rsidR="009E0B59" w:rsidRPr="009E0B59" w:rsidRDefault="009E0B59">
            <w:pPr>
              <w:pStyle w:val="paragraph"/>
              <w:bidi/>
              <w:textAlignment w:val="baseline"/>
              <w:rPr>
                <w:rFonts w:ascii="Calibri" w:hAnsi="Calibri" w:cs="Calibri"/>
                <w:color w:val="385623" w:themeColor="accent6" w:themeShade="80"/>
                <w:rtl/>
              </w:rPr>
            </w:pPr>
            <w:r w:rsidRPr="009E0B59">
              <w:rPr>
                <w:rFonts w:ascii="Calibri" w:hAnsi="Calibri" w:cs="Calibri"/>
                <w:color w:val="385623" w:themeColor="accent6" w:themeShade="80"/>
              </w:rPr>
              <w:t>C</w:t>
            </w:r>
          </w:p>
        </w:tc>
        <w:tc>
          <w:tcPr>
            <w:tcW w:w="4411" w:type="dxa"/>
            <w:hideMark/>
          </w:tcPr>
          <w:p w14:paraId="75D62225"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מחקר על הטבות שיהיו רלוונטיות ואטרקטיביות לקהל היעד</w:t>
            </w:r>
          </w:p>
        </w:tc>
        <w:tc>
          <w:tcPr>
            <w:tcW w:w="1275" w:type="dxa"/>
            <w:hideMark/>
          </w:tcPr>
          <w:p w14:paraId="32E8E4D2"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w:t>
            </w:r>
          </w:p>
        </w:tc>
        <w:tc>
          <w:tcPr>
            <w:tcW w:w="1551" w:type="dxa"/>
            <w:hideMark/>
          </w:tcPr>
          <w:p w14:paraId="2B9F1E0A"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3</w:t>
            </w:r>
          </w:p>
        </w:tc>
      </w:tr>
      <w:tr w:rsidR="009E0B59" w:rsidRPr="009E0B59" w14:paraId="6BBC80C9" w14:textId="77777777" w:rsidTr="009E0B59">
        <w:tc>
          <w:tcPr>
            <w:cnfStyle w:val="001000000000" w:firstRow="0" w:lastRow="0" w:firstColumn="1" w:lastColumn="0" w:oddVBand="0" w:evenVBand="0" w:oddHBand="0" w:evenHBand="0" w:firstRowFirstColumn="0" w:firstRowLastColumn="0" w:lastRowFirstColumn="0" w:lastRowLastColumn="0"/>
            <w:tcW w:w="1139" w:type="dxa"/>
            <w:hideMark/>
          </w:tcPr>
          <w:p w14:paraId="26DA2D98" w14:textId="77777777" w:rsidR="009E0B59" w:rsidRPr="009E0B59" w:rsidRDefault="009E0B59">
            <w:pPr>
              <w:pStyle w:val="paragraph"/>
              <w:bidi/>
              <w:textAlignment w:val="baseline"/>
              <w:rPr>
                <w:rFonts w:ascii="Calibri" w:hAnsi="Calibri" w:cs="Calibri"/>
                <w:color w:val="385623" w:themeColor="accent6" w:themeShade="80"/>
                <w:rtl/>
              </w:rPr>
            </w:pPr>
            <w:r w:rsidRPr="009E0B59">
              <w:rPr>
                <w:rFonts w:ascii="Calibri" w:hAnsi="Calibri" w:cs="Calibri"/>
                <w:color w:val="385623" w:themeColor="accent6" w:themeShade="80"/>
              </w:rPr>
              <w:t>D</w:t>
            </w:r>
          </w:p>
        </w:tc>
        <w:tc>
          <w:tcPr>
            <w:tcW w:w="4411" w:type="dxa"/>
            <w:hideMark/>
          </w:tcPr>
          <w:p w14:paraId="1B13EC59"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יצירת קשר עם מרכזי מיון אשפה וניהול משא ומתן מולם</w:t>
            </w:r>
          </w:p>
        </w:tc>
        <w:tc>
          <w:tcPr>
            <w:tcW w:w="1275" w:type="dxa"/>
            <w:hideMark/>
          </w:tcPr>
          <w:p w14:paraId="665EDAC9"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Pr>
            </w:pPr>
            <w:r w:rsidRPr="009E0B59">
              <w:rPr>
                <w:rFonts w:ascii="Calibri" w:hAnsi="Calibri" w:cs="Calibri"/>
                <w:color w:val="385623" w:themeColor="accent6" w:themeShade="80"/>
              </w:rPr>
              <w:t>A</w:t>
            </w:r>
          </w:p>
        </w:tc>
        <w:tc>
          <w:tcPr>
            <w:tcW w:w="1551" w:type="dxa"/>
            <w:hideMark/>
          </w:tcPr>
          <w:p w14:paraId="5FFC43A8"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3</w:t>
            </w:r>
          </w:p>
        </w:tc>
      </w:tr>
      <w:tr w:rsidR="009E0B59" w:rsidRPr="009E0B59" w14:paraId="26666AEF" w14:textId="77777777" w:rsidTr="009E0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dxa"/>
            <w:hideMark/>
          </w:tcPr>
          <w:p w14:paraId="39A5896B" w14:textId="77777777" w:rsidR="009E0B59" w:rsidRPr="009E0B59" w:rsidRDefault="009E0B59">
            <w:pPr>
              <w:pStyle w:val="paragraph"/>
              <w:bidi/>
              <w:textAlignment w:val="baseline"/>
              <w:rPr>
                <w:rFonts w:ascii="Calibri" w:hAnsi="Calibri" w:cs="Calibri"/>
                <w:color w:val="385623" w:themeColor="accent6" w:themeShade="80"/>
                <w:rtl/>
              </w:rPr>
            </w:pPr>
            <w:r w:rsidRPr="009E0B59">
              <w:rPr>
                <w:rFonts w:ascii="Calibri" w:hAnsi="Calibri" w:cs="Calibri"/>
                <w:color w:val="385623" w:themeColor="accent6" w:themeShade="80"/>
              </w:rPr>
              <w:t>E</w:t>
            </w:r>
          </w:p>
        </w:tc>
        <w:tc>
          <w:tcPr>
            <w:tcW w:w="4411" w:type="dxa"/>
            <w:hideMark/>
          </w:tcPr>
          <w:p w14:paraId="1E95A504"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יצירת קשר +משא ומתן עם החברות\ארגונים\עסקים שיספקו את ההטבות</w:t>
            </w:r>
          </w:p>
        </w:tc>
        <w:tc>
          <w:tcPr>
            <w:tcW w:w="1275" w:type="dxa"/>
            <w:hideMark/>
          </w:tcPr>
          <w:p w14:paraId="6DE84771"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Pr>
              <w:t>C</w:t>
            </w:r>
          </w:p>
        </w:tc>
        <w:tc>
          <w:tcPr>
            <w:tcW w:w="1551" w:type="dxa"/>
            <w:hideMark/>
          </w:tcPr>
          <w:p w14:paraId="0309B4B6"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3</w:t>
            </w:r>
          </w:p>
        </w:tc>
      </w:tr>
      <w:tr w:rsidR="009E0B59" w:rsidRPr="009E0B59" w14:paraId="17CAEE52" w14:textId="77777777" w:rsidTr="009E0B59">
        <w:tc>
          <w:tcPr>
            <w:cnfStyle w:val="001000000000" w:firstRow="0" w:lastRow="0" w:firstColumn="1" w:lastColumn="0" w:oddVBand="0" w:evenVBand="0" w:oddHBand="0" w:evenHBand="0" w:firstRowFirstColumn="0" w:firstRowLastColumn="0" w:lastRowFirstColumn="0" w:lastRowLastColumn="0"/>
            <w:tcW w:w="1139" w:type="dxa"/>
            <w:hideMark/>
          </w:tcPr>
          <w:p w14:paraId="42210AE0" w14:textId="77777777" w:rsidR="009E0B59" w:rsidRPr="009E0B59" w:rsidRDefault="009E0B59">
            <w:pPr>
              <w:pStyle w:val="paragraph"/>
              <w:bidi/>
              <w:textAlignment w:val="baseline"/>
              <w:rPr>
                <w:rFonts w:ascii="Calibri" w:hAnsi="Calibri" w:cs="Calibri"/>
                <w:color w:val="385623" w:themeColor="accent6" w:themeShade="80"/>
                <w:rtl/>
              </w:rPr>
            </w:pPr>
            <w:r w:rsidRPr="009E0B59">
              <w:rPr>
                <w:rFonts w:ascii="Calibri" w:hAnsi="Calibri" w:cs="Calibri"/>
                <w:color w:val="385623" w:themeColor="accent6" w:themeShade="80"/>
              </w:rPr>
              <w:t>F</w:t>
            </w:r>
          </w:p>
        </w:tc>
        <w:tc>
          <w:tcPr>
            <w:tcW w:w="4411" w:type="dxa"/>
            <w:hideMark/>
          </w:tcPr>
          <w:p w14:paraId="08AAF8C3"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יצירת קשר עם ארגונים שמארגנים פעילויות איסוף אשפה בטבע וניהול משא ומתן מולם</w:t>
            </w:r>
          </w:p>
        </w:tc>
        <w:tc>
          <w:tcPr>
            <w:tcW w:w="1275" w:type="dxa"/>
            <w:hideMark/>
          </w:tcPr>
          <w:p w14:paraId="22160BF6"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proofErr w:type="gramStart"/>
            <w:r w:rsidRPr="009E0B59">
              <w:rPr>
                <w:rFonts w:ascii="Calibri" w:hAnsi="Calibri" w:cs="Calibri"/>
                <w:color w:val="385623" w:themeColor="accent6" w:themeShade="80"/>
              </w:rPr>
              <w:t>B</w:t>
            </w:r>
            <w:r w:rsidRPr="009E0B59">
              <w:rPr>
                <w:rFonts w:ascii="Calibri" w:hAnsi="Calibri" w:cs="Calibri"/>
                <w:color w:val="385623" w:themeColor="accent6" w:themeShade="80"/>
                <w:rtl/>
              </w:rPr>
              <w:t>,</w:t>
            </w:r>
            <w:r w:rsidRPr="009E0B59">
              <w:rPr>
                <w:rFonts w:ascii="Calibri" w:hAnsi="Calibri" w:cs="Calibri"/>
                <w:color w:val="385623" w:themeColor="accent6" w:themeShade="80"/>
              </w:rPr>
              <w:t>C</w:t>
            </w:r>
            <w:proofErr w:type="gramEnd"/>
          </w:p>
        </w:tc>
        <w:tc>
          <w:tcPr>
            <w:tcW w:w="1551" w:type="dxa"/>
            <w:hideMark/>
          </w:tcPr>
          <w:p w14:paraId="42D59BE8"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3</w:t>
            </w:r>
          </w:p>
        </w:tc>
      </w:tr>
      <w:tr w:rsidR="009E0B59" w:rsidRPr="009E0B59" w14:paraId="7AD26D47" w14:textId="77777777" w:rsidTr="009E0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dxa"/>
            <w:hideMark/>
          </w:tcPr>
          <w:p w14:paraId="5F258DDD" w14:textId="77777777" w:rsidR="009E0B59" w:rsidRPr="009E0B59" w:rsidRDefault="009E0B59">
            <w:pPr>
              <w:pStyle w:val="paragraph"/>
              <w:bidi/>
              <w:textAlignment w:val="baseline"/>
              <w:rPr>
                <w:rFonts w:ascii="Calibri" w:hAnsi="Calibri" w:cs="Calibri"/>
                <w:color w:val="385623" w:themeColor="accent6" w:themeShade="80"/>
                <w:rtl/>
              </w:rPr>
            </w:pPr>
            <w:r w:rsidRPr="009E0B59">
              <w:rPr>
                <w:rFonts w:ascii="Calibri" w:hAnsi="Calibri" w:cs="Calibri"/>
                <w:color w:val="385623" w:themeColor="accent6" w:themeShade="80"/>
              </w:rPr>
              <w:t>G</w:t>
            </w:r>
          </w:p>
        </w:tc>
        <w:tc>
          <w:tcPr>
            <w:tcW w:w="4411" w:type="dxa"/>
            <w:hideMark/>
          </w:tcPr>
          <w:p w14:paraId="3EC03B77"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יצירת קמפיין שיווקי לפרויקט ובדיקתו</w:t>
            </w:r>
          </w:p>
        </w:tc>
        <w:tc>
          <w:tcPr>
            <w:tcW w:w="1275" w:type="dxa"/>
            <w:hideMark/>
          </w:tcPr>
          <w:p w14:paraId="6FB61873"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proofErr w:type="gramStart"/>
            <w:r w:rsidRPr="009E0B59">
              <w:rPr>
                <w:rFonts w:ascii="Calibri" w:hAnsi="Calibri" w:cs="Calibri"/>
                <w:color w:val="385623" w:themeColor="accent6" w:themeShade="80"/>
              </w:rPr>
              <w:t>D</w:t>
            </w:r>
            <w:r w:rsidRPr="009E0B59">
              <w:rPr>
                <w:rFonts w:ascii="Calibri" w:hAnsi="Calibri" w:cs="Calibri"/>
                <w:color w:val="385623" w:themeColor="accent6" w:themeShade="80"/>
                <w:rtl/>
              </w:rPr>
              <w:t>,</w:t>
            </w:r>
            <w:r w:rsidRPr="009E0B59">
              <w:rPr>
                <w:rFonts w:ascii="Calibri" w:hAnsi="Calibri" w:cs="Calibri"/>
                <w:color w:val="385623" w:themeColor="accent6" w:themeShade="80"/>
              </w:rPr>
              <w:t>F</w:t>
            </w:r>
            <w:proofErr w:type="gramEnd"/>
            <w:r w:rsidRPr="009E0B59">
              <w:rPr>
                <w:rFonts w:ascii="Calibri" w:hAnsi="Calibri" w:cs="Calibri"/>
                <w:color w:val="385623" w:themeColor="accent6" w:themeShade="80"/>
                <w:rtl/>
              </w:rPr>
              <w:t>,</w:t>
            </w:r>
            <w:r w:rsidRPr="009E0B59">
              <w:rPr>
                <w:rFonts w:ascii="Calibri" w:hAnsi="Calibri" w:cs="Calibri"/>
                <w:color w:val="385623" w:themeColor="accent6" w:themeShade="80"/>
              </w:rPr>
              <w:t>E</w:t>
            </w:r>
          </w:p>
        </w:tc>
        <w:tc>
          <w:tcPr>
            <w:tcW w:w="1551" w:type="dxa"/>
            <w:hideMark/>
          </w:tcPr>
          <w:p w14:paraId="37D4D3E9" w14:textId="77777777" w:rsidR="009E0B59" w:rsidRPr="009E0B59" w:rsidRDefault="009E0B59">
            <w:pPr>
              <w:pStyle w:val="paragraph"/>
              <w:bidi/>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5</w:t>
            </w:r>
          </w:p>
        </w:tc>
      </w:tr>
      <w:tr w:rsidR="009E0B59" w:rsidRPr="009E0B59" w14:paraId="61D5D6DA" w14:textId="77777777" w:rsidTr="009E0B59">
        <w:tc>
          <w:tcPr>
            <w:cnfStyle w:val="001000000000" w:firstRow="0" w:lastRow="0" w:firstColumn="1" w:lastColumn="0" w:oddVBand="0" w:evenVBand="0" w:oddHBand="0" w:evenHBand="0" w:firstRowFirstColumn="0" w:firstRowLastColumn="0" w:lastRowFirstColumn="0" w:lastRowLastColumn="0"/>
            <w:tcW w:w="1139" w:type="dxa"/>
            <w:hideMark/>
          </w:tcPr>
          <w:p w14:paraId="75B7429D" w14:textId="77777777" w:rsidR="009E0B59" w:rsidRPr="009E0B59" w:rsidRDefault="009E0B59">
            <w:pPr>
              <w:pStyle w:val="paragraph"/>
              <w:bidi/>
              <w:textAlignment w:val="baseline"/>
              <w:rPr>
                <w:rFonts w:ascii="Calibri" w:hAnsi="Calibri" w:cs="Calibri"/>
                <w:color w:val="385623" w:themeColor="accent6" w:themeShade="80"/>
                <w:rtl/>
              </w:rPr>
            </w:pPr>
            <w:r w:rsidRPr="009E0B59">
              <w:rPr>
                <w:rFonts w:ascii="Calibri" w:hAnsi="Calibri" w:cs="Calibri"/>
                <w:color w:val="385623" w:themeColor="accent6" w:themeShade="80"/>
              </w:rPr>
              <w:t>H</w:t>
            </w:r>
          </w:p>
        </w:tc>
        <w:tc>
          <w:tcPr>
            <w:tcW w:w="4411" w:type="dxa"/>
            <w:hideMark/>
          </w:tcPr>
          <w:p w14:paraId="12836AC3"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Pr>
            </w:pPr>
            <w:r w:rsidRPr="009E0B59">
              <w:rPr>
                <w:rFonts w:ascii="Calibri" w:hAnsi="Calibri" w:cs="Calibri"/>
                <w:color w:val="385623" w:themeColor="accent6" w:themeShade="80"/>
                <w:rtl/>
              </w:rPr>
              <w:t>פרסום הפרויקט ברשתות החברתיות ובאתר האינטרנט של החברה</w:t>
            </w:r>
          </w:p>
        </w:tc>
        <w:tc>
          <w:tcPr>
            <w:tcW w:w="1275" w:type="dxa"/>
            <w:hideMark/>
          </w:tcPr>
          <w:p w14:paraId="56A379B4"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Pr>
              <w:t>G</w:t>
            </w:r>
          </w:p>
        </w:tc>
        <w:tc>
          <w:tcPr>
            <w:tcW w:w="1551" w:type="dxa"/>
            <w:hideMark/>
          </w:tcPr>
          <w:p w14:paraId="5880D770" w14:textId="77777777" w:rsidR="009E0B59" w:rsidRPr="009E0B59" w:rsidRDefault="009E0B59">
            <w:pPr>
              <w:pStyle w:val="paragraph"/>
              <w:bidi/>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385623" w:themeColor="accent6" w:themeShade="80"/>
                <w:rtl/>
              </w:rPr>
            </w:pPr>
            <w:r w:rsidRPr="009E0B59">
              <w:rPr>
                <w:rFonts w:ascii="Calibri" w:hAnsi="Calibri" w:cs="Calibri"/>
                <w:color w:val="385623" w:themeColor="accent6" w:themeShade="80"/>
                <w:rtl/>
              </w:rPr>
              <w:t>2</w:t>
            </w:r>
          </w:p>
        </w:tc>
      </w:tr>
    </w:tbl>
    <w:p w14:paraId="658F7A7C" w14:textId="5FD3526C" w:rsidR="009E0B59" w:rsidRDefault="009E0B59" w:rsidP="009E0B59">
      <w:pPr>
        <w:pStyle w:val="paragraph"/>
        <w:bidi/>
        <w:jc w:val="both"/>
        <w:textAlignment w:val="baseline"/>
        <w:rPr>
          <w:rFonts w:ascii="Calibri" w:hAnsi="Calibri" w:cs="Calibri"/>
          <w:color w:val="538135" w:themeColor="accent6" w:themeShade="BF"/>
          <w:sz w:val="28"/>
          <w:szCs w:val="28"/>
          <w:rtl/>
        </w:rPr>
      </w:pPr>
    </w:p>
    <w:p w14:paraId="490DF0E5" w14:textId="36DF5E1A" w:rsidR="00EF7BCE" w:rsidRDefault="00EF7BCE" w:rsidP="00EF7BCE">
      <w:pPr>
        <w:pStyle w:val="paragraph"/>
        <w:bidi/>
        <w:jc w:val="both"/>
        <w:textAlignment w:val="baseline"/>
        <w:rPr>
          <w:rFonts w:ascii="Calibri" w:hAnsi="Calibri" w:cs="Calibri"/>
          <w:color w:val="538135" w:themeColor="accent6" w:themeShade="BF"/>
          <w:sz w:val="28"/>
          <w:szCs w:val="28"/>
          <w:rtl/>
        </w:rPr>
      </w:pPr>
    </w:p>
    <w:p w14:paraId="3229EE47" w14:textId="0DA6E3AD" w:rsidR="00EF7BCE" w:rsidRDefault="00EF7BCE" w:rsidP="00EF7BCE">
      <w:pPr>
        <w:pStyle w:val="paragraph"/>
        <w:bidi/>
        <w:jc w:val="both"/>
        <w:textAlignment w:val="baseline"/>
        <w:rPr>
          <w:rFonts w:ascii="Calibri" w:hAnsi="Calibri" w:cs="Calibri"/>
          <w:color w:val="538135" w:themeColor="accent6" w:themeShade="BF"/>
          <w:sz w:val="28"/>
          <w:szCs w:val="28"/>
          <w:rtl/>
        </w:rPr>
      </w:pPr>
    </w:p>
    <w:p w14:paraId="56791B12" w14:textId="7F10565B" w:rsidR="00EF7BCE" w:rsidRDefault="00EF7BCE" w:rsidP="00EF7BCE">
      <w:pPr>
        <w:pStyle w:val="paragraph"/>
        <w:bidi/>
        <w:jc w:val="both"/>
        <w:textAlignment w:val="baseline"/>
        <w:rPr>
          <w:rFonts w:ascii="Calibri" w:hAnsi="Calibri" w:cs="Calibri"/>
          <w:color w:val="538135" w:themeColor="accent6" w:themeShade="BF"/>
          <w:sz w:val="28"/>
          <w:szCs w:val="28"/>
          <w:rtl/>
        </w:rPr>
      </w:pPr>
    </w:p>
    <w:p w14:paraId="30CDD294" w14:textId="77777777" w:rsidR="00EF7BCE" w:rsidRPr="009E0B59" w:rsidRDefault="00EF7BCE" w:rsidP="00EF7BCE">
      <w:pPr>
        <w:pStyle w:val="paragraph"/>
        <w:bidi/>
        <w:jc w:val="both"/>
        <w:textAlignment w:val="baseline"/>
        <w:rPr>
          <w:rFonts w:ascii="Calibri" w:hAnsi="Calibri" w:cs="Calibri" w:hint="cs"/>
          <w:color w:val="538135" w:themeColor="accent6" w:themeShade="BF"/>
          <w:sz w:val="28"/>
          <w:szCs w:val="28"/>
        </w:rPr>
      </w:pPr>
    </w:p>
    <w:p w14:paraId="326A8048" w14:textId="22ECA8C7" w:rsidR="009E0B59" w:rsidRPr="009E0B59" w:rsidRDefault="009E0B59" w:rsidP="009E0B59">
      <w:pPr>
        <w:pStyle w:val="paragraph"/>
        <w:shd w:val="clear" w:color="auto" w:fill="E2EFD9" w:themeFill="accent6" w:themeFillTint="33"/>
        <w:bidi/>
        <w:spacing w:before="0"/>
        <w:textAlignment w:val="baseline"/>
        <w:rPr>
          <w:rFonts w:ascii="Calibri" w:hAnsi="Calibri" w:cs="Calibri"/>
          <w:b/>
          <w:bCs/>
          <w:color w:val="538135" w:themeColor="accent6" w:themeShade="BF"/>
          <w:sz w:val="28"/>
          <w:szCs w:val="28"/>
        </w:rPr>
      </w:pPr>
      <w:r w:rsidRPr="009E0B59">
        <w:rPr>
          <w:rFonts w:ascii="Calibri" w:hAnsi="Calibri" w:cs="Calibri"/>
          <w:b/>
          <w:bCs/>
          <w:color w:val="538135" w:themeColor="accent6" w:themeShade="BF"/>
          <w:sz w:val="28"/>
          <w:szCs w:val="28"/>
          <w:rtl/>
        </w:rPr>
        <w:t xml:space="preserve">תרשים </w:t>
      </w:r>
      <w:r w:rsidRPr="009E0B59">
        <w:rPr>
          <w:rFonts w:ascii="Calibri" w:hAnsi="Calibri" w:cs="Calibri"/>
          <w:b/>
          <w:bCs/>
          <w:color w:val="538135" w:themeColor="accent6" w:themeShade="BF"/>
          <w:sz w:val="28"/>
          <w:szCs w:val="28"/>
        </w:rPr>
        <w:t>AOA</w:t>
      </w:r>
      <w:r w:rsidRPr="009E0B59">
        <w:rPr>
          <w:rFonts w:ascii="Calibri" w:hAnsi="Calibri" w:cs="Calibri"/>
          <w:b/>
          <w:bCs/>
          <w:color w:val="538135" w:themeColor="accent6" w:themeShade="BF"/>
          <w:sz w:val="28"/>
          <w:szCs w:val="28"/>
          <w:rtl/>
        </w:rPr>
        <w:t>:</w:t>
      </w:r>
    </w:p>
    <w:p w14:paraId="07B1BF91" w14:textId="6C138CDE" w:rsidR="0006377B" w:rsidRDefault="00673A21" w:rsidP="0006377B">
      <w:pPr>
        <w:spacing w:after="240" w:line="276" w:lineRule="auto"/>
        <w:ind w:left="720"/>
        <w:jc w:val="both"/>
        <w:rPr>
          <w:color w:val="538135" w:themeColor="accent6" w:themeShade="BF"/>
          <w:sz w:val="28"/>
          <w:szCs w:val="28"/>
          <w:rtl/>
        </w:rPr>
      </w:pPr>
      <w:r w:rsidRPr="009E0B59">
        <w:rPr>
          <w:b/>
          <w:bCs/>
          <w:noProof/>
          <w:color w:val="538135" w:themeColor="accent6" w:themeShade="BF"/>
          <w:sz w:val="28"/>
          <w:szCs w:val="28"/>
        </w:rPr>
        <w:drawing>
          <wp:anchor distT="0" distB="0" distL="114300" distR="114300" simplePos="0" relativeHeight="251665408" behindDoc="0" locked="0" layoutInCell="1" allowOverlap="1" wp14:anchorId="57535180" wp14:editId="574668F7">
            <wp:simplePos x="0" y="0"/>
            <wp:positionH relativeFrom="margin">
              <wp:posOffset>-440690</wp:posOffset>
            </wp:positionH>
            <wp:positionV relativeFrom="paragraph">
              <wp:posOffset>205740</wp:posOffset>
            </wp:positionV>
            <wp:extent cx="5710555" cy="2933700"/>
            <wp:effectExtent l="0" t="0" r="4445" b="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0555" cy="2933700"/>
                    </a:xfrm>
                    <a:prstGeom prst="rect">
                      <a:avLst/>
                    </a:prstGeom>
                    <a:noFill/>
                  </pic:spPr>
                </pic:pic>
              </a:graphicData>
            </a:graphic>
            <wp14:sizeRelH relativeFrom="margin">
              <wp14:pctWidth>0</wp14:pctWidth>
            </wp14:sizeRelH>
            <wp14:sizeRelV relativeFrom="margin">
              <wp14:pctHeight>0</wp14:pctHeight>
            </wp14:sizeRelV>
          </wp:anchor>
        </w:drawing>
      </w:r>
    </w:p>
    <w:p w14:paraId="57BFBF3F" w14:textId="77777777" w:rsidR="0006377B" w:rsidRPr="0006377B" w:rsidRDefault="0006377B" w:rsidP="0006377B">
      <w:pPr>
        <w:spacing w:after="240" w:line="276" w:lineRule="auto"/>
        <w:ind w:left="720"/>
        <w:jc w:val="both"/>
        <w:rPr>
          <w:color w:val="538135" w:themeColor="accent6" w:themeShade="BF"/>
          <w:sz w:val="28"/>
          <w:szCs w:val="28"/>
        </w:rPr>
      </w:pPr>
    </w:p>
    <w:p w14:paraId="04D592B4" w14:textId="39BFA346" w:rsidR="009D6743" w:rsidRPr="0006377B" w:rsidRDefault="009D6743" w:rsidP="009D6743">
      <w:pPr>
        <w:ind w:firstLine="720"/>
        <w:rPr>
          <w:lang w:bidi="ar-SA"/>
        </w:rPr>
      </w:pPr>
    </w:p>
    <w:sectPr w:rsidR="009D6743" w:rsidRPr="0006377B" w:rsidSect="00FD7B48">
      <w:headerReference w:type="default" r:id="rId15"/>
      <w:footerReference w:type="default" r:id="rId16"/>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D02DC" w14:textId="77777777" w:rsidR="00996156" w:rsidRDefault="00996156" w:rsidP="00FD7B48">
      <w:pPr>
        <w:spacing w:after="0" w:line="240" w:lineRule="auto"/>
      </w:pPr>
      <w:r>
        <w:separator/>
      </w:r>
    </w:p>
  </w:endnote>
  <w:endnote w:type="continuationSeparator" w:id="0">
    <w:p w14:paraId="4F521CB5" w14:textId="77777777" w:rsidR="00996156" w:rsidRDefault="00996156" w:rsidP="00FD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00"/>
    <w:family w:val="auto"/>
    <w:pitch w:val="variable"/>
    <w:sig w:usb0="00000803" w:usb1="00000000" w:usb2="00000000" w:usb3="00000000" w:csb0="00000021" w:csb1="00000000"/>
  </w:font>
  <w:font w:name="Levenim MT">
    <w:panose1 w:val="02010502060101010101"/>
    <w:charset w:val="00"/>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55B6B" w14:textId="7E9E966C" w:rsidR="00641345" w:rsidRDefault="00641345" w:rsidP="00641345">
    <w:pPr>
      <w:pStyle w:val="a6"/>
      <w:jc w:val="center"/>
    </w:pPr>
    <w:r>
      <w:rPr>
        <w:noProof/>
      </w:rPr>
      <w:drawing>
        <wp:inline distT="0" distB="0" distL="0" distR="0" wp14:anchorId="5AF96194" wp14:editId="6F0F03CC">
          <wp:extent cx="4479721" cy="598769"/>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
                    <a:extLst>
                      <a:ext uri="{28A0092B-C50C-407E-A947-70E740481C1C}">
                        <a14:useLocalDpi xmlns:a14="http://schemas.microsoft.com/office/drawing/2010/main" val="0"/>
                      </a:ext>
                    </a:extLst>
                  </a:blip>
                  <a:srcRect t="68505" b="13672"/>
                  <a:stretch/>
                </pic:blipFill>
                <pic:spPr bwMode="auto">
                  <a:xfrm>
                    <a:off x="0" y="0"/>
                    <a:ext cx="4613101" cy="616597"/>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C5AF2" w14:textId="77777777" w:rsidR="00996156" w:rsidRDefault="00996156" w:rsidP="00FD7B48">
      <w:pPr>
        <w:spacing w:after="0" w:line="240" w:lineRule="auto"/>
      </w:pPr>
      <w:r>
        <w:separator/>
      </w:r>
    </w:p>
  </w:footnote>
  <w:footnote w:type="continuationSeparator" w:id="0">
    <w:p w14:paraId="58826F6C" w14:textId="77777777" w:rsidR="00996156" w:rsidRDefault="00996156" w:rsidP="00FD7B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B8CA" w14:textId="439550FD" w:rsidR="00FD7B48" w:rsidRDefault="00FD7B48" w:rsidP="00FD7B48">
    <w:pPr>
      <w:pStyle w:val="a4"/>
      <w:jc w:val="center"/>
    </w:pPr>
    <w:r>
      <w:rPr>
        <w:noProof/>
      </w:rPr>
      <w:drawing>
        <wp:inline distT="0" distB="0" distL="0" distR="0" wp14:anchorId="0F8CC382" wp14:editId="5066F944">
          <wp:extent cx="853829" cy="561544"/>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l="8924" t="3974" r="15239" b="29518"/>
                  <a:stretch/>
                </pic:blipFill>
                <pic:spPr bwMode="auto">
                  <a:xfrm>
                    <a:off x="0" y="0"/>
                    <a:ext cx="859571" cy="56532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81968"/>
    <w:multiLevelType w:val="multilevel"/>
    <w:tmpl w:val="A4FCD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6C6322"/>
    <w:multiLevelType w:val="multilevel"/>
    <w:tmpl w:val="98EC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5B28D7"/>
    <w:multiLevelType w:val="multilevel"/>
    <w:tmpl w:val="F5707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9270109">
    <w:abstractNumId w:val="1"/>
  </w:num>
  <w:num w:numId="2" w16cid:durableId="1671443956">
    <w:abstractNumId w:val="0"/>
  </w:num>
  <w:num w:numId="3" w16cid:durableId="1078819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6"/>
    <w:rsid w:val="0004729B"/>
    <w:rsid w:val="0006377B"/>
    <w:rsid w:val="0009199D"/>
    <w:rsid w:val="00091C06"/>
    <w:rsid w:val="001758F9"/>
    <w:rsid w:val="001E2861"/>
    <w:rsid w:val="001F3C59"/>
    <w:rsid w:val="00214A75"/>
    <w:rsid w:val="00320710"/>
    <w:rsid w:val="00393BA7"/>
    <w:rsid w:val="00432B62"/>
    <w:rsid w:val="004C6351"/>
    <w:rsid w:val="00561E79"/>
    <w:rsid w:val="005D72A5"/>
    <w:rsid w:val="005F7BF0"/>
    <w:rsid w:val="00641345"/>
    <w:rsid w:val="00673A21"/>
    <w:rsid w:val="00733D9F"/>
    <w:rsid w:val="00766171"/>
    <w:rsid w:val="007C7216"/>
    <w:rsid w:val="00816B77"/>
    <w:rsid w:val="009326BA"/>
    <w:rsid w:val="00996156"/>
    <w:rsid w:val="009D6743"/>
    <w:rsid w:val="009E0B59"/>
    <w:rsid w:val="00A1166C"/>
    <w:rsid w:val="00AC76F7"/>
    <w:rsid w:val="00AE4526"/>
    <w:rsid w:val="00B465A5"/>
    <w:rsid w:val="00C0247A"/>
    <w:rsid w:val="00C863E4"/>
    <w:rsid w:val="00C92B7B"/>
    <w:rsid w:val="00D57539"/>
    <w:rsid w:val="00D66B62"/>
    <w:rsid w:val="00DC5C30"/>
    <w:rsid w:val="00E06FC5"/>
    <w:rsid w:val="00EC3B31"/>
    <w:rsid w:val="00EF7BCE"/>
    <w:rsid w:val="00F22129"/>
    <w:rsid w:val="00F810F9"/>
    <w:rsid w:val="00FD7B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94708"/>
  <w15:chartTrackingRefBased/>
  <w15:docId w15:val="{50BBBC5E-3E15-4B58-8AC3-4412599C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AE4526"/>
    <w:rPr>
      <w:color w:val="0563C1" w:themeColor="hyperlink"/>
      <w:u w:val="single"/>
    </w:rPr>
  </w:style>
  <w:style w:type="character" w:styleId="a3">
    <w:name w:val="Unresolved Mention"/>
    <w:basedOn w:val="a0"/>
    <w:uiPriority w:val="99"/>
    <w:semiHidden/>
    <w:unhideWhenUsed/>
    <w:rsid w:val="00AE4526"/>
    <w:rPr>
      <w:color w:val="605E5C"/>
      <w:shd w:val="clear" w:color="auto" w:fill="E1DFDD"/>
    </w:rPr>
  </w:style>
  <w:style w:type="paragraph" w:styleId="a4">
    <w:name w:val="header"/>
    <w:basedOn w:val="a"/>
    <w:link w:val="a5"/>
    <w:uiPriority w:val="99"/>
    <w:unhideWhenUsed/>
    <w:rsid w:val="00FD7B48"/>
    <w:pPr>
      <w:tabs>
        <w:tab w:val="center" w:pos="4153"/>
        <w:tab w:val="right" w:pos="8306"/>
      </w:tabs>
      <w:spacing w:after="0" w:line="240" w:lineRule="auto"/>
    </w:pPr>
  </w:style>
  <w:style w:type="character" w:customStyle="1" w:styleId="a5">
    <w:name w:val="כותרת עליונה תו"/>
    <w:basedOn w:val="a0"/>
    <w:link w:val="a4"/>
    <w:uiPriority w:val="99"/>
    <w:rsid w:val="00FD7B48"/>
  </w:style>
  <w:style w:type="paragraph" w:styleId="a6">
    <w:name w:val="footer"/>
    <w:basedOn w:val="a"/>
    <w:link w:val="a7"/>
    <w:uiPriority w:val="99"/>
    <w:unhideWhenUsed/>
    <w:rsid w:val="00FD7B48"/>
    <w:pPr>
      <w:tabs>
        <w:tab w:val="center" w:pos="4153"/>
        <w:tab w:val="right" w:pos="8306"/>
      </w:tabs>
      <w:spacing w:after="0" w:line="240" w:lineRule="auto"/>
    </w:pPr>
  </w:style>
  <w:style w:type="character" w:customStyle="1" w:styleId="a7">
    <w:name w:val="כותרת תחתונה תו"/>
    <w:basedOn w:val="a0"/>
    <w:link w:val="a6"/>
    <w:uiPriority w:val="99"/>
    <w:rsid w:val="00FD7B48"/>
  </w:style>
  <w:style w:type="paragraph" w:styleId="a8">
    <w:name w:val="List Paragraph"/>
    <w:basedOn w:val="a"/>
    <w:uiPriority w:val="34"/>
    <w:qFormat/>
    <w:rsid w:val="0006377B"/>
    <w:pPr>
      <w:ind w:left="720"/>
      <w:contextualSpacing/>
    </w:pPr>
  </w:style>
  <w:style w:type="paragraph" w:customStyle="1" w:styleId="pf0">
    <w:name w:val="pf0"/>
    <w:basedOn w:val="a"/>
    <w:rsid w:val="00F810F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a0"/>
    <w:rsid w:val="00F810F9"/>
    <w:rPr>
      <w:rFonts w:ascii="Tahoma" w:hAnsi="Tahoma" w:cs="Tahoma" w:hint="default"/>
      <w:sz w:val="18"/>
      <w:szCs w:val="18"/>
    </w:rPr>
  </w:style>
  <w:style w:type="paragraph" w:customStyle="1" w:styleId="paragraph">
    <w:name w:val="paragraph"/>
    <w:basedOn w:val="a"/>
    <w:rsid w:val="009E0B5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9E0B59"/>
  </w:style>
  <w:style w:type="character" w:customStyle="1" w:styleId="eop">
    <w:name w:val="eop"/>
    <w:basedOn w:val="a0"/>
    <w:rsid w:val="009E0B59"/>
  </w:style>
  <w:style w:type="table" w:styleId="a9">
    <w:name w:val="Table Grid"/>
    <w:basedOn w:val="a1"/>
    <w:uiPriority w:val="39"/>
    <w:rsid w:val="009E0B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6">
    <w:name w:val="Grid Table 2 Accent 6"/>
    <w:basedOn w:val="a1"/>
    <w:uiPriority w:val="47"/>
    <w:rsid w:val="009E0B5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6">
    <w:name w:val="Grid Table 6 Colorful Accent 6"/>
    <w:basedOn w:val="a1"/>
    <w:uiPriority w:val="51"/>
    <w:rsid w:val="009E0B5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893190">
      <w:bodyDiv w:val="1"/>
      <w:marLeft w:val="0"/>
      <w:marRight w:val="0"/>
      <w:marTop w:val="0"/>
      <w:marBottom w:val="0"/>
      <w:divBdr>
        <w:top w:val="none" w:sz="0" w:space="0" w:color="auto"/>
        <w:left w:val="none" w:sz="0" w:space="0" w:color="auto"/>
        <w:bottom w:val="none" w:sz="0" w:space="0" w:color="auto"/>
        <w:right w:val="none" w:sz="0" w:space="0" w:color="auto"/>
      </w:divBdr>
    </w:div>
    <w:div w:id="782505455">
      <w:bodyDiv w:val="1"/>
      <w:marLeft w:val="0"/>
      <w:marRight w:val="0"/>
      <w:marTop w:val="0"/>
      <w:marBottom w:val="0"/>
      <w:divBdr>
        <w:top w:val="none" w:sz="0" w:space="0" w:color="auto"/>
        <w:left w:val="none" w:sz="0" w:space="0" w:color="auto"/>
        <w:bottom w:val="none" w:sz="0" w:space="0" w:color="auto"/>
        <w:right w:val="none" w:sz="0" w:space="0" w:color="auto"/>
      </w:divBdr>
    </w:div>
    <w:div w:id="947934785">
      <w:bodyDiv w:val="1"/>
      <w:marLeft w:val="0"/>
      <w:marRight w:val="0"/>
      <w:marTop w:val="0"/>
      <w:marBottom w:val="0"/>
      <w:divBdr>
        <w:top w:val="none" w:sz="0" w:space="0" w:color="auto"/>
        <w:left w:val="none" w:sz="0" w:space="0" w:color="auto"/>
        <w:bottom w:val="none" w:sz="0" w:space="0" w:color="auto"/>
        <w:right w:val="none" w:sz="0" w:space="0" w:color="auto"/>
      </w:divBdr>
    </w:div>
    <w:div w:id="1029912494">
      <w:bodyDiv w:val="1"/>
      <w:marLeft w:val="0"/>
      <w:marRight w:val="0"/>
      <w:marTop w:val="0"/>
      <w:marBottom w:val="0"/>
      <w:divBdr>
        <w:top w:val="none" w:sz="0" w:space="0" w:color="auto"/>
        <w:left w:val="none" w:sz="0" w:space="0" w:color="auto"/>
        <w:bottom w:val="none" w:sz="0" w:space="0" w:color="auto"/>
        <w:right w:val="none" w:sz="0" w:space="0" w:color="auto"/>
      </w:divBdr>
    </w:div>
    <w:div w:id="1115323625">
      <w:bodyDiv w:val="1"/>
      <w:marLeft w:val="0"/>
      <w:marRight w:val="0"/>
      <w:marTop w:val="0"/>
      <w:marBottom w:val="0"/>
      <w:divBdr>
        <w:top w:val="none" w:sz="0" w:space="0" w:color="auto"/>
        <w:left w:val="none" w:sz="0" w:space="0" w:color="auto"/>
        <w:bottom w:val="none" w:sz="0" w:space="0" w:color="auto"/>
        <w:right w:val="none" w:sz="0" w:space="0" w:color="auto"/>
      </w:divBdr>
    </w:div>
    <w:div w:id="1570918311">
      <w:bodyDiv w:val="1"/>
      <w:marLeft w:val="0"/>
      <w:marRight w:val="0"/>
      <w:marTop w:val="0"/>
      <w:marBottom w:val="0"/>
      <w:divBdr>
        <w:top w:val="none" w:sz="0" w:space="0" w:color="auto"/>
        <w:left w:val="none" w:sz="0" w:space="0" w:color="auto"/>
        <w:bottom w:val="none" w:sz="0" w:space="0" w:color="auto"/>
        <w:right w:val="none" w:sz="0" w:space="0" w:color="auto"/>
      </w:divBdr>
    </w:div>
    <w:div w:id="207620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DBB38-C907-446D-8F27-90E009181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1157</Words>
  <Characters>5790</Characters>
  <Application>Microsoft Office Word</Application>
  <DocSecurity>0</DocSecurity>
  <Lines>48</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Najwan Abu Rumi</dc:creator>
  <cp:keywords/>
  <dc:description/>
  <cp:lastModifiedBy>Najwan Abu Rumi</cp:lastModifiedBy>
  <cp:revision>3</cp:revision>
  <cp:lastPrinted>2023-01-08T18:28:00Z</cp:lastPrinted>
  <dcterms:created xsi:type="dcterms:W3CDTF">2023-01-11T12:18:00Z</dcterms:created>
  <dcterms:modified xsi:type="dcterms:W3CDTF">2023-01-11T12:19:00Z</dcterms:modified>
</cp:coreProperties>
</file>